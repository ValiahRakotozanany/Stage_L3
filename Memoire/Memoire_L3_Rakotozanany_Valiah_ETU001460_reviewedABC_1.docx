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787" w:type="dxa"/>
        <w:jc w:val="center"/>
        <w:tblLayout w:type="fixed"/>
        <w:tblCellMar>
          <w:left w:w="10" w:type="dxa"/>
          <w:right w:w="10" w:type="dxa"/>
        </w:tblCellMar>
        <w:tblLook w:val="0000" w:firstRow="0" w:lastRow="0" w:firstColumn="0" w:lastColumn="0" w:noHBand="0" w:noVBand="0"/>
      </w:tblPr>
      <w:tblGrid>
        <w:gridCol w:w="4211"/>
        <w:gridCol w:w="555"/>
        <w:gridCol w:w="4021"/>
      </w:tblGrid>
      <w:tr w:rsidR="007C4C1D" w14:paraId="0E68D987" w14:textId="77777777">
        <w:trPr>
          <w:trHeight w:val="1843"/>
          <w:jc w:val="center"/>
        </w:trPr>
        <w:tc>
          <w:tcPr>
            <w:tcW w:w="4211" w:type="dxa"/>
            <w:shd w:val="clear" w:color="auto" w:fill="auto"/>
            <w:tcMar>
              <w:top w:w="0" w:type="dxa"/>
              <w:left w:w="108" w:type="dxa"/>
              <w:bottom w:w="0" w:type="dxa"/>
              <w:right w:w="108" w:type="dxa"/>
            </w:tcMar>
          </w:tcPr>
          <w:p w14:paraId="65E91963" w14:textId="77777777" w:rsidR="007C4C1D" w:rsidRDefault="00FA2629">
            <w:pPr>
              <w:pStyle w:val="Standard"/>
              <w:jc w:val="left"/>
            </w:pPr>
            <w:r>
              <w:rPr>
                <w:noProof/>
                <w:lang w:val="fr-FR"/>
              </w:rPr>
              <w:drawing>
                <wp:inline distT="0" distB="0" distL="0" distR="0" wp14:anchorId="5D12A4FE" wp14:editId="2F50998A">
                  <wp:extent cx="2273939" cy="761996"/>
                  <wp:effectExtent l="0" t="0" r="0" b="4"/>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73939" cy="761996"/>
                          </a:xfrm>
                          <a:prstGeom prst="rect">
                            <a:avLst/>
                          </a:prstGeom>
                          <a:noFill/>
                          <a:ln>
                            <a:noFill/>
                            <a:prstDash/>
                          </a:ln>
                        </pic:spPr>
                      </pic:pic>
                    </a:graphicData>
                  </a:graphic>
                </wp:inline>
              </w:drawing>
            </w:r>
          </w:p>
          <w:p w14:paraId="3A7FCCE6" w14:textId="77777777" w:rsidR="007C4C1D" w:rsidRDefault="007C4C1D">
            <w:pPr>
              <w:pStyle w:val="Standard"/>
              <w:jc w:val="left"/>
              <w:rPr>
                <w:rFonts w:ascii="Calibri" w:eastAsia="MS Mincho" w:hAnsi="Calibri" w:cs="F"/>
                <w:szCs w:val="22"/>
              </w:rPr>
            </w:pPr>
          </w:p>
        </w:tc>
        <w:tc>
          <w:tcPr>
            <w:tcW w:w="555" w:type="dxa"/>
            <w:shd w:val="clear" w:color="auto" w:fill="auto"/>
            <w:tcMar>
              <w:top w:w="0" w:type="dxa"/>
              <w:left w:w="108" w:type="dxa"/>
              <w:bottom w:w="0" w:type="dxa"/>
              <w:right w:w="108" w:type="dxa"/>
            </w:tcMar>
          </w:tcPr>
          <w:p w14:paraId="53E4568A" w14:textId="77777777" w:rsidR="007C4C1D" w:rsidRDefault="007C4C1D">
            <w:pPr>
              <w:pStyle w:val="Standard"/>
              <w:jc w:val="left"/>
              <w:rPr>
                <w:rFonts w:ascii="Calibri" w:eastAsia="MS Mincho" w:hAnsi="Calibri" w:cs="F"/>
                <w:szCs w:val="22"/>
              </w:rPr>
            </w:pPr>
          </w:p>
        </w:tc>
        <w:tc>
          <w:tcPr>
            <w:tcW w:w="4021" w:type="dxa"/>
            <w:shd w:val="clear" w:color="auto" w:fill="auto"/>
            <w:tcMar>
              <w:top w:w="0" w:type="dxa"/>
              <w:left w:w="108" w:type="dxa"/>
              <w:bottom w:w="0" w:type="dxa"/>
              <w:right w:w="108" w:type="dxa"/>
            </w:tcMar>
          </w:tcPr>
          <w:p w14:paraId="79D8D4CE" w14:textId="77777777" w:rsidR="007C4C1D" w:rsidRDefault="00FA2629">
            <w:pPr>
              <w:pStyle w:val="Standard"/>
              <w:jc w:val="left"/>
            </w:pPr>
            <w:r>
              <w:rPr>
                <w:noProof/>
                <w:lang w:val="fr-FR"/>
              </w:rPr>
              <w:drawing>
                <wp:inline distT="0" distB="0" distL="0" distR="0" wp14:anchorId="421F00E0" wp14:editId="3A715EA0">
                  <wp:extent cx="1169773" cy="1087395"/>
                  <wp:effectExtent l="0" t="0" r="0" b="0"/>
                  <wp:docPr id="3" name="Image 3" descr="BICI - logo vert principa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186812" cy="1103234"/>
                          </a:xfrm>
                          <a:prstGeom prst="rect">
                            <a:avLst/>
                          </a:prstGeom>
                          <a:noFill/>
                          <a:ln>
                            <a:noFill/>
                            <a:prstDash/>
                          </a:ln>
                        </pic:spPr>
                      </pic:pic>
                    </a:graphicData>
                  </a:graphic>
                </wp:inline>
              </w:drawing>
            </w:r>
          </w:p>
        </w:tc>
      </w:tr>
    </w:tbl>
    <w:p w14:paraId="676DB8BA" w14:textId="77777777" w:rsidR="007C4C1D" w:rsidRDefault="007C4C1D">
      <w:pPr>
        <w:pStyle w:val="Standard"/>
        <w:jc w:val="left"/>
      </w:pPr>
    </w:p>
    <w:p w14:paraId="7754A99C" w14:textId="77777777" w:rsidR="007C4C1D" w:rsidRDefault="007C4C1D">
      <w:pPr>
        <w:pStyle w:val="Standard"/>
        <w:jc w:val="left"/>
      </w:pPr>
    </w:p>
    <w:p w14:paraId="05FBB10C" w14:textId="77777777" w:rsidR="007C4C1D" w:rsidRDefault="00FA2629">
      <w:pPr>
        <w:pStyle w:val="1TitreThese"/>
      </w:pPr>
      <w:r>
        <w:rPr>
          <w:sz w:val="32"/>
          <w:szCs w:val="32"/>
        </w:rPr>
        <w:t>Application</w:t>
      </w:r>
      <w:r w:rsidR="00854DD9">
        <w:rPr>
          <w:sz w:val="32"/>
          <w:szCs w:val="32"/>
        </w:rPr>
        <w:t xml:space="preserve"> </w:t>
      </w:r>
      <w:r>
        <w:rPr>
          <w:sz w:val="32"/>
          <w:szCs w:val="32"/>
        </w:rPr>
        <w:t xml:space="preserve">de recommandation </w:t>
      </w:r>
      <w:r w:rsidR="00527AD2">
        <w:rPr>
          <w:sz w:val="32"/>
          <w:szCs w:val="32"/>
        </w:rPr>
        <w:t>de repas</w:t>
      </w:r>
    </w:p>
    <w:p w14:paraId="23C3D814" w14:textId="77777777" w:rsidR="007C4C1D" w:rsidRDefault="00FA2629">
      <w:pPr>
        <w:pStyle w:val="1TitreThese"/>
      </w:pPr>
      <w:r>
        <w:rPr>
          <w:sz w:val="32"/>
          <w:szCs w:val="32"/>
        </w:rPr>
        <w:t>Pourquoi plats?</w:t>
      </w:r>
    </w:p>
    <w:p w14:paraId="2B452C04" w14:textId="77777777" w:rsidR="007C4C1D" w:rsidRDefault="007C4C1D">
      <w:pPr>
        <w:pStyle w:val="Standard"/>
        <w:jc w:val="center"/>
      </w:pPr>
    </w:p>
    <w:p w14:paraId="17B66A80" w14:textId="77777777" w:rsidR="007C4C1D" w:rsidRDefault="007C4C1D">
      <w:pPr>
        <w:pStyle w:val="Standard"/>
        <w:jc w:val="center"/>
      </w:pPr>
    </w:p>
    <w:p w14:paraId="4C206A32" w14:textId="77777777" w:rsidR="007C4C1D" w:rsidRDefault="00FA2629">
      <w:pPr>
        <w:pStyle w:val="1Auteur"/>
      </w:pPr>
      <w:r>
        <w:t xml:space="preserve">Par  </w:t>
      </w:r>
    </w:p>
    <w:p w14:paraId="1296D4C3" w14:textId="77777777" w:rsidR="007C4C1D" w:rsidRDefault="00FA2629">
      <w:pPr>
        <w:pStyle w:val="1Auteur"/>
      </w:pPr>
      <w:r>
        <w:t xml:space="preserve">Rakotozanany </w:t>
      </w:r>
      <w:r w:rsidR="0038601B">
        <w:t>Valiah Karen</w:t>
      </w:r>
    </w:p>
    <w:p w14:paraId="3F6CF317" w14:textId="77777777" w:rsidR="007C4C1D" w:rsidRDefault="007C4C1D">
      <w:pPr>
        <w:pStyle w:val="Standard"/>
        <w:jc w:val="center"/>
      </w:pPr>
    </w:p>
    <w:p w14:paraId="51B68050" w14:textId="77777777" w:rsidR="007C4C1D" w:rsidRDefault="007C4C1D">
      <w:pPr>
        <w:pStyle w:val="Standard"/>
        <w:jc w:val="center"/>
      </w:pPr>
    </w:p>
    <w:p w14:paraId="6165576D" w14:textId="77777777" w:rsidR="007C4C1D" w:rsidRDefault="007C4C1D">
      <w:pPr>
        <w:pStyle w:val="Standard"/>
        <w:jc w:val="center"/>
      </w:pPr>
    </w:p>
    <w:p w14:paraId="07D7CCB0" w14:textId="77777777" w:rsidR="007C4C1D" w:rsidRDefault="00FA2629">
      <w:pPr>
        <w:pStyle w:val="1Grade"/>
      </w:pPr>
      <w:r>
        <w:t>Mémoire présenté</w:t>
      </w:r>
      <w:r>
        <w:br/>
        <w:t>en vue de l’obtention du grade de Licence</w:t>
      </w:r>
    </w:p>
    <w:p w14:paraId="7CD4387A" w14:textId="77777777" w:rsidR="007C4C1D" w:rsidRDefault="00FA2629">
      <w:pPr>
        <w:pStyle w:val="1Programme"/>
      </w:pPr>
      <w:r>
        <w:t>En Informatique</w:t>
      </w:r>
    </w:p>
    <w:p w14:paraId="74879787" w14:textId="77777777" w:rsidR="007C4C1D" w:rsidRDefault="00FA2629">
      <w:pPr>
        <w:pStyle w:val="1Option"/>
      </w:pPr>
      <w:r>
        <w:t>Option Développement d’Applications</w:t>
      </w:r>
    </w:p>
    <w:p w14:paraId="10CD15F3" w14:textId="77777777" w:rsidR="007C4C1D" w:rsidRDefault="007C4C1D">
      <w:pPr>
        <w:pStyle w:val="Standard"/>
        <w:jc w:val="center"/>
      </w:pPr>
    </w:p>
    <w:p w14:paraId="26CFC127" w14:textId="77777777" w:rsidR="007C4C1D" w:rsidRDefault="007C4C1D">
      <w:pPr>
        <w:pStyle w:val="Standard"/>
        <w:jc w:val="center"/>
      </w:pPr>
    </w:p>
    <w:p w14:paraId="0B31BFA6" w14:textId="77777777" w:rsidR="007C4C1D" w:rsidRDefault="007C4C1D">
      <w:pPr>
        <w:pStyle w:val="Standard"/>
        <w:jc w:val="center"/>
      </w:pPr>
    </w:p>
    <w:p w14:paraId="0E920BEA" w14:textId="21AEF35B" w:rsidR="007C4C1D" w:rsidRDefault="00FA2629">
      <w:pPr>
        <w:pStyle w:val="1Depot"/>
      </w:pPr>
      <w:r>
        <w:t>« </w:t>
      </w:r>
      <w:r w:rsidR="00A04E17">
        <w:t>Novembr</w:t>
      </w:r>
      <w:r w:rsidR="004A0016">
        <w:t>e</w:t>
      </w:r>
      <w:r>
        <w:t>,</w:t>
      </w:r>
      <w:r w:rsidR="002F718F">
        <w:t xml:space="preserve"> </w:t>
      </w:r>
      <w:r>
        <w:t>2023 »</w:t>
      </w:r>
    </w:p>
    <w:p w14:paraId="13DFC3DC" w14:textId="77777777" w:rsidR="007C4C1D" w:rsidRDefault="007C4C1D">
      <w:pPr>
        <w:pStyle w:val="Standard"/>
        <w:jc w:val="left"/>
      </w:pPr>
    </w:p>
    <w:p w14:paraId="0A699D13" w14:textId="1D122BC6" w:rsidR="007C4C1D" w:rsidRDefault="00FA2629">
      <w:pPr>
        <w:pStyle w:val="Standard"/>
        <w:ind w:firstLine="708"/>
        <w:jc w:val="left"/>
      </w:pPr>
      <w:r>
        <w:t>Jury</w:t>
      </w:r>
      <w:r w:rsidR="00A31AC5">
        <w:t>s</w:t>
      </w:r>
      <w:r>
        <w:t> :</w:t>
      </w:r>
    </w:p>
    <w:p w14:paraId="59E80AA5" w14:textId="55BCBA83" w:rsidR="00B26C9A" w:rsidRPr="00163289" w:rsidRDefault="00FA2629" w:rsidP="00B26C9A">
      <w:pPr>
        <w:rPr>
          <w:sz w:val="24"/>
          <w:szCs w:val="24"/>
        </w:rPr>
      </w:pPr>
      <w:r>
        <w:tab/>
      </w:r>
      <w:r>
        <w:tab/>
      </w:r>
      <w:r w:rsidR="00B26C9A" w:rsidRPr="00163289">
        <w:rPr>
          <w:sz w:val="24"/>
          <w:szCs w:val="24"/>
        </w:rPr>
        <w:t xml:space="preserve">Mr. </w:t>
      </w:r>
      <w:r w:rsidR="00AE5153" w:rsidRPr="00163289">
        <w:rPr>
          <w:color w:val="000000"/>
          <w:sz w:val="24"/>
          <w:szCs w:val="24"/>
        </w:rPr>
        <w:t>Tsinjo Tony Rakotoarimalala</w:t>
      </w:r>
      <w:r w:rsidR="00B26C9A" w:rsidRPr="00163289">
        <w:rPr>
          <w:sz w:val="24"/>
          <w:szCs w:val="24"/>
        </w:rPr>
        <w:t xml:space="preserve">, </w:t>
      </w:r>
      <w:r w:rsidR="002F718F">
        <w:rPr>
          <w:sz w:val="24"/>
          <w:szCs w:val="24"/>
        </w:rPr>
        <w:t>P</w:t>
      </w:r>
      <w:r w:rsidR="00B26C9A" w:rsidRPr="00163289">
        <w:rPr>
          <w:sz w:val="24"/>
          <w:szCs w:val="24"/>
        </w:rPr>
        <w:t>résident</w:t>
      </w:r>
      <w:r w:rsidR="00B26C9A" w:rsidRPr="00163289">
        <w:rPr>
          <w:sz w:val="24"/>
          <w:szCs w:val="24"/>
        </w:rPr>
        <w:br/>
      </w:r>
      <w:r w:rsidR="00B26C9A" w:rsidRPr="00163289">
        <w:rPr>
          <w:sz w:val="24"/>
          <w:szCs w:val="24"/>
        </w:rPr>
        <w:tab/>
      </w:r>
      <w:r w:rsidR="00B26C9A" w:rsidRPr="00163289">
        <w:rPr>
          <w:sz w:val="24"/>
          <w:szCs w:val="24"/>
        </w:rPr>
        <w:tab/>
        <w:t xml:space="preserve">Mr. </w:t>
      </w:r>
      <w:r w:rsidR="00FB3532" w:rsidRPr="00163289">
        <w:rPr>
          <w:color w:val="000000"/>
          <w:sz w:val="24"/>
          <w:szCs w:val="24"/>
        </w:rPr>
        <w:t>Aina Razafinjatovo</w:t>
      </w:r>
      <w:r w:rsidR="00B26C9A" w:rsidRPr="00163289">
        <w:rPr>
          <w:sz w:val="24"/>
          <w:szCs w:val="24"/>
        </w:rPr>
        <w:t xml:space="preserve">, </w:t>
      </w:r>
      <w:r w:rsidR="002F718F">
        <w:rPr>
          <w:sz w:val="24"/>
          <w:szCs w:val="24"/>
        </w:rPr>
        <w:t>E</w:t>
      </w:r>
      <w:r w:rsidR="00B26C9A" w:rsidRPr="00163289">
        <w:rPr>
          <w:sz w:val="24"/>
          <w:szCs w:val="24"/>
        </w:rPr>
        <w:t>xaminat</w:t>
      </w:r>
      <w:r w:rsidR="00FB3532" w:rsidRPr="00163289">
        <w:rPr>
          <w:sz w:val="24"/>
          <w:szCs w:val="24"/>
        </w:rPr>
        <w:t>eur</w:t>
      </w:r>
      <w:r w:rsidR="00B26C9A" w:rsidRPr="00163289">
        <w:rPr>
          <w:sz w:val="24"/>
          <w:szCs w:val="24"/>
        </w:rPr>
        <w:br/>
      </w:r>
      <w:r w:rsidR="00B26C9A" w:rsidRPr="00163289">
        <w:rPr>
          <w:sz w:val="24"/>
          <w:szCs w:val="24"/>
        </w:rPr>
        <w:tab/>
      </w:r>
      <w:r w:rsidR="00B26C9A" w:rsidRPr="00163289">
        <w:rPr>
          <w:sz w:val="24"/>
          <w:szCs w:val="24"/>
        </w:rPr>
        <w:tab/>
        <w:t>Mr. R</w:t>
      </w:r>
      <w:r w:rsidR="00935EA4">
        <w:rPr>
          <w:sz w:val="24"/>
          <w:szCs w:val="24"/>
        </w:rPr>
        <w:t>akotondralambo</w:t>
      </w:r>
      <w:r w:rsidR="00B26C9A" w:rsidRPr="00163289">
        <w:rPr>
          <w:sz w:val="24"/>
          <w:szCs w:val="24"/>
        </w:rPr>
        <w:t xml:space="preserve">, </w:t>
      </w:r>
      <w:r w:rsidR="002F718F">
        <w:rPr>
          <w:sz w:val="24"/>
          <w:szCs w:val="24"/>
        </w:rPr>
        <w:t>E</w:t>
      </w:r>
      <w:r w:rsidR="00B26C9A" w:rsidRPr="00163289">
        <w:rPr>
          <w:sz w:val="24"/>
          <w:szCs w:val="24"/>
        </w:rPr>
        <w:t>ncadreur professionnel</w:t>
      </w:r>
    </w:p>
    <w:p w14:paraId="10BBA6B1" w14:textId="6CE3B566" w:rsidR="007C4C1D" w:rsidRPr="00B26C9A" w:rsidRDefault="007C4C1D">
      <w:pPr>
        <w:pStyle w:val="Standard"/>
        <w:jc w:val="left"/>
        <w:rPr>
          <w:lang w:val="fr-FR"/>
        </w:rPr>
      </w:pPr>
    </w:p>
    <w:p w14:paraId="09F67E0A" w14:textId="77777777" w:rsidR="007C4C1D" w:rsidRDefault="007C4C1D">
      <w:pPr>
        <w:pStyle w:val="Standard"/>
        <w:jc w:val="left"/>
      </w:pPr>
    </w:p>
    <w:p w14:paraId="504DFFC7" w14:textId="77777777" w:rsidR="007C4C1D" w:rsidRDefault="00FA2629">
      <w:pPr>
        <w:pStyle w:val="1Copyright"/>
        <w:jc w:val="left"/>
        <w:sectPr w:rsidR="007C4C1D">
          <w:headerReference w:type="default" r:id="rId10"/>
          <w:footerReference w:type="default" r:id="rId11"/>
          <w:headerReference w:type="first" r:id="rId12"/>
          <w:footerReference w:type="first" r:id="rId13"/>
          <w:pgSz w:w="11906" w:h="16838"/>
          <w:pgMar w:top="1418" w:right="1418" w:bottom="1418" w:left="1418" w:header="709" w:footer="709" w:gutter="0"/>
          <w:pgNumType w:fmt="lowerRoman"/>
          <w:cols w:space="720"/>
          <w:titlePg/>
        </w:sectPr>
      </w:pPr>
      <w:r>
        <w:t>© Rakotozanany Valiah Karen, 2023</w:t>
      </w:r>
    </w:p>
    <w:p w14:paraId="5B5A4D55" w14:textId="77777777" w:rsidR="007C4C1D" w:rsidRDefault="00FA2629">
      <w:pPr>
        <w:pStyle w:val="1TableListe"/>
        <w:jc w:val="left"/>
      </w:pPr>
      <w:r>
        <w:lastRenderedPageBreak/>
        <w:t>Table des matières</w:t>
      </w:r>
    </w:p>
    <w:sdt>
      <w:sdtPr>
        <w:rPr>
          <w:rFonts w:ascii="Times New Roman" w:eastAsia="Times New Roman" w:hAnsi="Times New Roman" w:cs="Times New Roman"/>
          <w:color w:val="auto"/>
          <w:sz w:val="20"/>
          <w:szCs w:val="20"/>
          <w:lang w:val="fr-FR"/>
        </w:rPr>
        <w:id w:val="-576749825"/>
        <w:docPartObj>
          <w:docPartGallery w:val="Table of Contents"/>
          <w:docPartUnique/>
        </w:docPartObj>
      </w:sdtPr>
      <w:sdtEndPr>
        <w:rPr>
          <w:b/>
          <w:bCs/>
        </w:rPr>
      </w:sdtEndPr>
      <w:sdtContent>
        <w:p w14:paraId="3255A021" w14:textId="77777777" w:rsidR="009F4DEE" w:rsidRDefault="009F4DEE">
          <w:pPr>
            <w:pStyle w:val="En-ttedetabledesmatires"/>
          </w:pPr>
        </w:p>
        <w:p w14:paraId="701295F7" w14:textId="06BD787F" w:rsidR="00495522" w:rsidRPr="0092014B" w:rsidRDefault="009F4DEE" w:rsidP="00495522">
          <w:pPr>
            <w:pStyle w:val="TM1"/>
            <w:rPr>
              <w:rFonts w:asciiTheme="minorHAnsi" w:eastAsiaTheme="minorEastAsia" w:hAnsiTheme="minorHAnsi" w:cstheme="minorBidi"/>
              <w:noProof/>
              <w:kern w:val="2"/>
              <w:sz w:val="22"/>
              <w:szCs w:val="22"/>
              <w:lang w:val="fr-MG" w:eastAsia="fr-MG"/>
            </w:rPr>
          </w:pPr>
          <w:r>
            <w:fldChar w:fldCharType="begin"/>
          </w:r>
          <w:r>
            <w:instrText xml:space="preserve"> TOC \o "1-3" \h \z \u </w:instrText>
          </w:r>
          <w:r>
            <w:fldChar w:fldCharType="separate"/>
          </w:r>
          <w:hyperlink w:anchor="_Toc149507618" w:history="1">
            <w:r w:rsidR="00495522" w:rsidRPr="0086223C">
              <w:rPr>
                <w:rStyle w:val="Lienhypertexte"/>
                <w:noProof/>
              </w:rPr>
              <w:t>Liste des tableaux</w:t>
            </w:r>
            <w:r w:rsidR="00495522">
              <w:rPr>
                <w:noProof/>
                <w:webHidden/>
              </w:rPr>
              <w:tab/>
            </w:r>
            <w:r w:rsidR="00495522">
              <w:rPr>
                <w:noProof/>
                <w:webHidden/>
              </w:rPr>
              <w:fldChar w:fldCharType="begin"/>
            </w:r>
            <w:r w:rsidR="00495522">
              <w:rPr>
                <w:noProof/>
                <w:webHidden/>
              </w:rPr>
              <w:instrText xml:space="preserve"> PAGEREF _Toc149507618 \h </w:instrText>
            </w:r>
            <w:r w:rsidR="00495522">
              <w:rPr>
                <w:noProof/>
                <w:webHidden/>
              </w:rPr>
            </w:r>
            <w:r w:rsidR="00495522">
              <w:rPr>
                <w:noProof/>
                <w:webHidden/>
              </w:rPr>
              <w:fldChar w:fldCharType="separate"/>
            </w:r>
            <w:r w:rsidR="00466F73">
              <w:rPr>
                <w:noProof/>
                <w:webHidden/>
              </w:rPr>
              <w:t>2</w:t>
            </w:r>
            <w:r w:rsidR="00495522">
              <w:rPr>
                <w:noProof/>
                <w:webHidden/>
              </w:rPr>
              <w:fldChar w:fldCharType="end"/>
            </w:r>
          </w:hyperlink>
        </w:p>
        <w:p w14:paraId="14100CCF" w14:textId="297AC4D3"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"_Toc149507619"</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Liste des figures</w:t>
          </w:r>
          <w:r>
            <w:rPr>
              <w:noProof/>
              <w:webHidden/>
            </w:rPr>
            <w:tab/>
          </w:r>
          <w:r>
            <w:rPr>
              <w:noProof/>
              <w:webHidden/>
            </w:rPr>
            <w:fldChar w:fldCharType="begin"/>
          </w:r>
          <w:r>
            <w:rPr>
              <w:noProof/>
              <w:webHidden/>
            </w:rPr>
            <w:instrText xml:space="preserve"> PAGEREF _Toc149507619 \h </w:instrText>
          </w:r>
          <w:r>
            <w:rPr>
              <w:noProof/>
              <w:webHidden/>
            </w:rPr>
          </w:r>
          <w:r>
            <w:rPr>
              <w:noProof/>
              <w:webHidden/>
            </w:rPr>
            <w:fldChar w:fldCharType="separate"/>
          </w:r>
          <w:ins w:id="0" w:author="Valiah Rakotozanany" w:date="2023-10-29T21:36:00Z">
            <w:r w:rsidR="00466F73">
              <w:rPr>
                <w:noProof/>
                <w:webHidden/>
              </w:rPr>
              <w:t>2</w:t>
            </w:r>
          </w:ins>
          <w:del w:id="1" w:author="Valiah Rakotozanany" w:date="2023-10-29T21:36:00Z">
            <w:r w:rsidDel="00466F73">
              <w:rPr>
                <w:noProof/>
                <w:webHidden/>
              </w:rPr>
              <w:delText>3</w:delText>
            </w:r>
          </w:del>
          <w:r>
            <w:rPr>
              <w:noProof/>
              <w:webHidden/>
            </w:rPr>
            <w:fldChar w:fldCharType="end"/>
          </w:r>
          <w:r w:rsidRPr="0086223C">
            <w:rPr>
              <w:rStyle w:val="Lienhypertexte"/>
              <w:noProof/>
            </w:rPr>
            <w:fldChar w:fldCharType="end"/>
          </w:r>
        </w:p>
        <w:p w14:paraId="46C82037" w14:textId="01E4C9D5" w:rsidR="00495522" w:rsidRPr="0092014B" w:rsidRDefault="00495522" w:rsidP="00495522">
          <w:pPr>
            <w:pStyle w:val="TM1"/>
            <w:rPr>
              <w:rFonts w:asciiTheme="minorHAnsi" w:eastAsiaTheme="minorEastAsia" w:hAnsiTheme="minorHAnsi" w:cstheme="minorBidi"/>
              <w:noProof/>
              <w:kern w:val="2"/>
              <w:sz w:val="22"/>
              <w:szCs w:val="22"/>
              <w:lang w:val="fr-MG" w:eastAsia="fr-MG"/>
            </w:rPr>
          </w:pPr>
          <w:hyperlink w:anchor="_Toc149507620" w:history="1">
            <w:r w:rsidRPr="0086223C">
              <w:rPr>
                <w:rStyle w:val="Lienhypertexte"/>
                <w:noProof/>
              </w:rPr>
              <w:t>Glossaire</w:t>
            </w:r>
            <w:r>
              <w:rPr>
                <w:noProof/>
                <w:webHidden/>
              </w:rPr>
              <w:tab/>
            </w:r>
            <w:r>
              <w:rPr>
                <w:noProof/>
                <w:webHidden/>
              </w:rPr>
              <w:fldChar w:fldCharType="begin"/>
            </w:r>
            <w:r>
              <w:rPr>
                <w:noProof/>
                <w:webHidden/>
              </w:rPr>
              <w:instrText xml:space="preserve"> PAGEREF _Toc149507620 \h </w:instrText>
            </w:r>
            <w:r>
              <w:rPr>
                <w:noProof/>
                <w:webHidden/>
              </w:rPr>
            </w:r>
            <w:r>
              <w:rPr>
                <w:noProof/>
                <w:webHidden/>
              </w:rPr>
              <w:fldChar w:fldCharType="separate"/>
            </w:r>
            <w:r w:rsidR="00466F73">
              <w:rPr>
                <w:noProof/>
                <w:webHidden/>
              </w:rPr>
              <w:t>3</w:t>
            </w:r>
            <w:r>
              <w:rPr>
                <w:noProof/>
                <w:webHidden/>
              </w:rPr>
              <w:fldChar w:fldCharType="end"/>
            </w:r>
          </w:hyperlink>
        </w:p>
        <w:p w14:paraId="0688AE9B" w14:textId="411FA01C"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"_Toc149507621"</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Avant-propos</w:t>
          </w:r>
          <w:r>
            <w:rPr>
              <w:noProof/>
              <w:webHidden/>
            </w:rPr>
            <w:tab/>
          </w:r>
          <w:r>
            <w:rPr>
              <w:noProof/>
              <w:webHidden/>
            </w:rPr>
            <w:fldChar w:fldCharType="begin"/>
          </w:r>
          <w:r>
            <w:rPr>
              <w:noProof/>
              <w:webHidden/>
            </w:rPr>
            <w:instrText xml:space="preserve"> PAGEREF _Toc149507621 \h </w:instrText>
          </w:r>
          <w:r>
            <w:rPr>
              <w:noProof/>
              <w:webHidden/>
            </w:rPr>
          </w:r>
          <w:r>
            <w:rPr>
              <w:noProof/>
              <w:webHidden/>
            </w:rPr>
            <w:fldChar w:fldCharType="separate"/>
          </w:r>
          <w:ins w:id="2" w:author="Valiah Rakotozanany" w:date="2023-10-29T21:36:00Z">
            <w:r w:rsidR="00466F73">
              <w:rPr>
                <w:noProof/>
                <w:webHidden/>
              </w:rPr>
              <w:t>3</w:t>
            </w:r>
          </w:ins>
          <w:del w:id="3" w:author="Valiah Rakotozanany" w:date="2023-10-29T21:36:00Z">
            <w:r w:rsidDel="00466F73">
              <w:rPr>
                <w:noProof/>
                <w:webHidden/>
              </w:rPr>
              <w:delText>4</w:delText>
            </w:r>
          </w:del>
          <w:r>
            <w:rPr>
              <w:noProof/>
              <w:webHidden/>
            </w:rPr>
            <w:fldChar w:fldCharType="end"/>
          </w:r>
          <w:r w:rsidRPr="0086223C">
            <w:rPr>
              <w:rStyle w:val="Lienhypertexte"/>
              <w:noProof/>
            </w:rPr>
            <w:fldChar w:fldCharType="end"/>
          </w:r>
        </w:p>
        <w:p w14:paraId="449F34DE" w14:textId="754E20B2" w:rsidR="00495522" w:rsidRPr="0092014B" w:rsidRDefault="00495522">
          <w:pPr>
            <w:pStyle w:val="TM2"/>
            <w:tabs>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"_Toc149507622"</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L’IT University</w:t>
          </w:r>
          <w:r>
            <w:rPr>
              <w:noProof/>
              <w:webHidden/>
            </w:rPr>
            <w:tab/>
          </w:r>
          <w:r>
            <w:rPr>
              <w:noProof/>
              <w:webHidden/>
            </w:rPr>
            <w:fldChar w:fldCharType="begin"/>
          </w:r>
          <w:r>
            <w:rPr>
              <w:noProof/>
              <w:webHidden/>
            </w:rPr>
            <w:instrText xml:space="preserve"> PAGEREF _Toc149507622 \h </w:instrText>
          </w:r>
          <w:r>
            <w:rPr>
              <w:noProof/>
              <w:webHidden/>
            </w:rPr>
          </w:r>
          <w:r>
            <w:rPr>
              <w:noProof/>
              <w:webHidden/>
            </w:rPr>
            <w:fldChar w:fldCharType="separate"/>
          </w:r>
          <w:ins w:id="4" w:author="Valiah Rakotozanany" w:date="2023-10-29T21:36:00Z">
            <w:r w:rsidR="00466F73">
              <w:rPr>
                <w:noProof/>
                <w:webHidden/>
              </w:rPr>
              <w:t>4</w:t>
            </w:r>
          </w:ins>
          <w:del w:id="5" w:author="Valiah Rakotozanany" w:date="2023-10-29T21:36:00Z">
            <w:r w:rsidDel="00466F73">
              <w:rPr>
                <w:noProof/>
                <w:webHidden/>
              </w:rPr>
              <w:delText>5</w:delText>
            </w:r>
          </w:del>
          <w:r>
            <w:rPr>
              <w:noProof/>
              <w:webHidden/>
            </w:rPr>
            <w:fldChar w:fldCharType="end"/>
          </w:r>
          <w:r w:rsidRPr="0086223C">
            <w:rPr>
              <w:rStyle w:val="Lienhypertexte"/>
              <w:noProof/>
            </w:rPr>
            <w:fldChar w:fldCharType="end"/>
          </w:r>
        </w:p>
        <w:p w14:paraId="2ABC0A35" w14:textId="51494B4B" w:rsidR="00495522" w:rsidRPr="0092014B" w:rsidRDefault="00495522">
          <w:pPr>
            <w:pStyle w:val="TM2"/>
            <w:tabs>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"_Toc149507623"</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BICI</w:t>
          </w:r>
          <w:r>
            <w:rPr>
              <w:noProof/>
              <w:webHidden/>
            </w:rPr>
            <w:tab/>
          </w:r>
          <w:r>
            <w:rPr>
              <w:noProof/>
              <w:webHidden/>
            </w:rPr>
            <w:fldChar w:fldCharType="begin"/>
          </w:r>
          <w:r>
            <w:rPr>
              <w:noProof/>
              <w:webHidden/>
            </w:rPr>
            <w:instrText xml:space="preserve"> PAGEREF _Toc149507623 \h </w:instrText>
          </w:r>
          <w:r>
            <w:rPr>
              <w:noProof/>
              <w:webHidden/>
            </w:rPr>
          </w:r>
          <w:r>
            <w:rPr>
              <w:noProof/>
              <w:webHidden/>
            </w:rPr>
            <w:fldChar w:fldCharType="separate"/>
          </w:r>
          <w:ins w:id="6" w:author="Valiah Rakotozanany" w:date="2023-10-29T21:36:00Z">
            <w:r w:rsidR="00466F73">
              <w:rPr>
                <w:noProof/>
                <w:webHidden/>
              </w:rPr>
              <w:t>4</w:t>
            </w:r>
          </w:ins>
          <w:del w:id="7" w:author="Valiah Rakotozanany" w:date="2023-10-29T21:36:00Z">
            <w:r w:rsidDel="00466F73">
              <w:rPr>
                <w:noProof/>
                <w:webHidden/>
              </w:rPr>
              <w:delText>5</w:delText>
            </w:r>
          </w:del>
          <w:r>
            <w:rPr>
              <w:noProof/>
              <w:webHidden/>
            </w:rPr>
            <w:fldChar w:fldCharType="end"/>
          </w:r>
          <w:r w:rsidRPr="0086223C">
            <w:rPr>
              <w:rStyle w:val="Lienhypertexte"/>
              <w:noProof/>
            </w:rPr>
            <w:fldChar w:fldCharType="end"/>
          </w:r>
        </w:p>
        <w:p w14:paraId="0AE059C4" w14:textId="03DA5531" w:rsidR="00495522" w:rsidRPr="0092014B" w:rsidRDefault="00495522">
          <w:pPr>
            <w:pStyle w:val="TM2"/>
            <w:tabs>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"_Toc149507624"</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Remerciements</w:t>
          </w:r>
          <w:r>
            <w:rPr>
              <w:noProof/>
              <w:webHidden/>
            </w:rPr>
            <w:tab/>
          </w:r>
          <w:r>
            <w:rPr>
              <w:noProof/>
              <w:webHidden/>
            </w:rPr>
            <w:fldChar w:fldCharType="begin"/>
          </w:r>
          <w:r>
            <w:rPr>
              <w:noProof/>
              <w:webHidden/>
            </w:rPr>
            <w:instrText xml:space="preserve"> PAGEREF _Toc149507624 \h </w:instrText>
          </w:r>
          <w:r>
            <w:rPr>
              <w:noProof/>
              <w:webHidden/>
            </w:rPr>
          </w:r>
          <w:r>
            <w:rPr>
              <w:noProof/>
              <w:webHidden/>
            </w:rPr>
            <w:fldChar w:fldCharType="separate"/>
          </w:r>
          <w:ins w:id="8" w:author="Valiah Rakotozanany" w:date="2023-10-29T21:36:00Z">
            <w:r w:rsidR="00466F73">
              <w:rPr>
                <w:noProof/>
                <w:webHidden/>
              </w:rPr>
              <w:t>5</w:t>
            </w:r>
          </w:ins>
          <w:del w:id="9" w:author="Valiah Rakotozanany" w:date="2023-10-29T21:36:00Z">
            <w:r w:rsidDel="00466F73">
              <w:rPr>
                <w:noProof/>
                <w:webHidden/>
              </w:rPr>
              <w:delText>6</w:delText>
            </w:r>
          </w:del>
          <w:r>
            <w:rPr>
              <w:noProof/>
              <w:webHidden/>
            </w:rPr>
            <w:fldChar w:fldCharType="end"/>
          </w:r>
          <w:r w:rsidRPr="0086223C">
            <w:rPr>
              <w:rStyle w:val="Lienhypertexte"/>
              <w:noProof/>
            </w:rPr>
            <w:fldChar w:fldCharType="end"/>
          </w:r>
        </w:p>
        <w:p w14:paraId="5BE064C1" w14:textId="6A02DD37"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"_Toc149507625"</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Introduction</w:t>
          </w:r>
          <w:r>
            <w:rPr>
              <w:noProof/>
              <w:webHidden/>
            </w:rPr>
            <w:tab/>
          </w:r>
          <w:r>
            <w:rPr>
              <w:noProof/>
              <w:webHidden/>
            </w:rPr>
            <w:fldChar w:fldCharType="begin"/>
          </w:r>
          <w:r>
            <w:rPr>
              <w:noProof/>
              <w:webHidden/>
            </w:rPr>
            <w:instrText xml:space="preserve"> PAGEREF _Toc149507625 \h </w:instrText>
          </w:r>
          <w:r>
            <w:rPr>
              <w:noProof/>
              <w:webHidden/>
            </w:rPr>
          </w:r>
          <w:r>
            <w:rPr>
              <w:noProof/>
              <w:webHidden/>
            </w:rPr>
            <w:fldChar w:fldCharType="separate"/>
          </w:r>
          <w:ins w:id="10" w:author="Valiah Rakotozanany" w:date="2023-10-29T21:36:00Z">
            <w:r w:rsidR="00466F73">
              <w:rPr>
                <w:noProof/>
                <w:webHidden/>
              </w:rPr>
              <w:t>6</w:t>
            </w:r>
          </w:ins>
          <w:del w:id="11" w:author="Valiah Rakotozanany" w:date="2023-10-29T21:36:00Z">
            <w:r w:rsidDel="00466F73">
              <w:rPr>
                <w:noProof/>
                <w:webHidden/>
              </w:rPr>
              <w:delText>7</w:delText>
            </w:r>
          </w:del>
          <w:r>
            <w:rPr>
              <w:noProof/>
              <w:webHidden/>
            </w:rPr>
            <w:fldChar w:fldCharType="end"/>
          </w:r>
          <w:r w:rsidRPr="0086223C">
            <w:rPr>
              <w:rStyle w:val="Lienhypertexte"/>
              <w:noProof/>
            </w:rPr>
            <w:fldChar w:fldCharType="end"/>
          </w:r>
        </w:p>
        <w:p w14:paraId="4A8634ED" w14:textId="0AED6B76"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"_Toc149507626"</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Présentation du projet</w:t>
          </w:r>
          <w:r>
            <w:rPr>
              <w:noProof/>
              <w:webHidden/>
            </w:rPr>
            <w:tab/>
          </w:r>
          <w:r>
            <w:rPr>
              <w:noProof/>
              <w:webHidden/>
            </w:rPr>
            <w:fldChar w:fldCharType="begin"/>
          </w:r>
          <w:r>
            <w:rPr>
              <w:noProof/>
              <w:webHidden/>
            </w:rPr>
            <w:instrText xml:space="preserve"> PAGEREF _Toc149507626 \h </w:instrText>
          </w:r>
          <w:r>
            <w:rPr>
              <w:noProof/>
              <w:webHidden/>
            </w:rPr>
          </w:r>
          <w:r>
            <w:rPr>
              <w:noProof/>
              <w:webHidden/>
            </w:rPr>
            <w:fldChar w:fldCharType="separate"/>
          </w:r>
          <w:ins w:id="12" w:author="Valiah Rakotozanany" w:date="2023-10-29T21:36:00Z">
            <w:r w:rsidR="00466F73">
              <w:rPr>
                <w:noProof/>
                <w:webHidden/>
              </w:rPr>
              <w:t>8</w:t>
            </w:r>
          </w:ins>
          <w:del w:id="13" w:author="Valiah Rakotozanany" w:date="2023-10-29T21:36:00Z">
            <w:r w:rsidDel="00466F73">
              <w:rPr>
                <w:noProof/>
                <w:webHidden/>
              </w:rPr>
              <w:delText>9</w:delText>
            </w:r>
          </w:del>
          <w:r>
            <w:rPr>
              <w:noProof/>
              <w:webHidden/>
            </w:rPr>
            <w:fldChar w:fldCharType="end"/>
          </w:r>
          <w:r w:rsidRPr="0086223C">
            <w:rPr>
              <w:rStyle w:val="Lienhypertexte"/>
              <w:noProof/>
            </w:rPr>
            <w:fldChar w:fldCharType="end"/>
          </w:r>
        </w:p>
        <w:p w14:paraId="19A948C2" w14:textId="51405799"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"_Toc149507627"</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Objectifs du projet</w:t>
          </w:r>
          <w:r>
            <w:rPr>
              <w:noProof/>
              <w:webHidden/>
            </w:rPr>
            <w:tab/>
          </w:r>
          <w:r>
            <w:rPr>
              <w:noProof/>
              <w:webHidden/>
            </w:rPr>
            <w:fldChar w:fldCharType="begin"/>
          </w:r>
          <w:r>
            <w:rPr>
              <w:noProof/>
              <w:webHidden/>
            </w:rPr>
            <w:instrText xml:space="preserve"> PAGEREF _Toc149507627 \h </w:instrText>
          </w:r>
          <w:r>
            <w:rPr>
              <w:noProof/>
              <w:webHidden/>
            </w:rPr>
          </w:r>
          <w:r>
            <w:rPr>
              <w:noProof/>
              <w:webHidden/>
            </w:rPr>
            <w:fldChar w:fldCharType="separate"/>
          </w:r>
          <w:ins w:id="14" w:author="Valiah Rakotozanany" w:date="2023-10-29T21:36:00Z">
            <w:r w:rsidR="00466F73">
              <w:rPr>
                <w:noProof/>
                <w:webHidden/>
              </w:rPr>
              <w:t>8</w:t>
            </w:r>
          </w:ins>
          <w:del w:id="15" w:author="Valiah Rakotozanany" w:date="2023-10-29T21:36:00Z">
            <w:r w:rsidDel="00466F73">
              <w:rPr>
                <w:noProof/>
                <w:webHidden/>
              </w:rPr>
              <w:delText>9</w:delText>
            </w:r>
          </w:del>
          <w:r>
            <w:rPr>
              <w:noProof/>
              <w:webHidden/>
            </w:rPr>
            <w:fldChar w:fldCharType="end"/>
          </w:r>
          <w:r w:rsidRPr="0086223C">
            <w:rPr>
              <w:rStyle w:val="Lienhypertexte"/>
              <w:noProof/>
            </w:rPr>
            <w:fldChar w:fldCharType="end"/>
          </w:r>
        </w:p>
        <w:p w14:paraId="0E58FA18" w14:textId="2C6D583B"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"_Toc149507628"</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Planning de réalisation</w:t>
          </w:r>
          <w:r>
            <w:rPr>
              <w:noProof/>
              <w:webHidden/>
            </w:rPr>
            <w:tab/>
          </w:r>
          <w:r>
            <w:rPr>
              <w:noProof/>
              <w:webHidden/>
            </w:rPr>
            <w:fldChar w:fldCharType="begin"/>
          </w:r>
          <w:r>
            <w:rPr>
              <w:noProof/>
              <w:webHidden/>
            </w:rPr>
            <w:instrText xml:space="preserve"> PAGEREF _Toc149507628 \h </w:instrText>
          </w:r>
          <w:r>
            <w:rPr>
              <w:noProof/>
              <w:webHidden/>
            </w:rPr>
          </w:r>
          <w:r>
            <w:rPr>
              <w:noProof/>
              <w:webHidden/>
            </w:rPr>
            <w:fldChar w:fldCharType="separate"/>
          </w:r>
          <w:ins w:id="16" w:author="Valiah Rakotozanany" w:date="2023-10-29T21:36:00Z">
            <w:r w:rsidR="00466F73">
              <w:rPr>
                <w:noProof/>
                <w:webHidden/>
              </w:rPr>
              <w:t>8</w:t>
            </w:r>
          </w:ins>
          <w:del w:id="17" w:author="Valiah Rakotozanany" w:date="2023-10-29T21:36:00Z">
            <w:r w:rsidDel="00466F73">
              <w:rPr>
                <w:noProof/>
                <w:webHidden/>
              </w:rPr>
              <w:delText>9</w:delText>
            </w:r>
          </w:del>
          <w:r>
            <w:rPr>
              <w:noProof/>
              <w:webHidden/>
            </w:rPr>
            <w:fldChar w:fldCharType="end"/>
          </w:r>
          <w:r w:rsidRPr="0086223C">
            <w:rPr>
              <w:rStyle w:val="Lienhypertexte"/>
              <w:noProof/>
            </w:rPr>
            <w:fldChar w:fldCharType="end"/>
          </w:r>
        </w:p>
        <w:p w14:paraId="067F265E" w14:textId="79DEAC7E"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"_Toc149507629"</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1.3</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Architecture</w:t>
          </w:r>
          <w:r>
            <w:rPr>
              <w:noProof/>
              <w:webHidden/>
            </w:rPr>
            <w:tab/>
          </w:r>
          <w:r>
            <w:rPr>
              <w:noProof/>
              <w:webHidden/>
            </w:rPr>
            <w:fldChar w:fldCharType="begin"/>
          </w:r>
          <w:r>
            <w:rPr>
              <w:noProof/>
              <w:webHidden/>
            </w:rPr>
            <w:instrText xml:space="preserve"> PAGEREF _Toc149507629 \h </w:instrText>
          </w:r>
          <w:r>
            <w:rPr>
              <w:noProof/>
              <w:webHidden/>
            </w:rPr>
          </w:r>
          <w:r>
            <w:rPr>
              <w:noProof/>
              <w:webHidden/>
            </w:rPr>
            <w:fldChar w:fldCharType="separate"/>
          </w:r>
          <w:ins w:id="18" w:author="Valiah Rakotozanany" w:date="2023-10-29T21:36:00Z">
            <w:r w:rsidR="00466F73">
              <w:rPr>
                <w:noProof/>
                <w:webHidden/>
              </w:rPr>
              <w:t>10</w:t>
            </w:r>
          </w:ins>
          <w:del w:id="19" w:author="Valiah Rakotozanany" w:date="2023-10-29T21:36:00Z">
            <w:r w:rsidDel="00466F73">
              <w:rPr>
                <w:noProof/>
                <w:webHidden/>
              </w:rPr>
              <w:delText>11</w:delText>
            </w:r>
          </w:del>
          <w:r>
            <w:rPr>
              <w:noProof/>
              <w:webHidden/>
            </w:rPr>
            <w:fldChar w:fldCharType="end"/>
          </w:r>
          <w:r w:rsidRPr="0086223C">
            <w:rPr>
              <w:rStyle w:val="Lienhypertexte"/>
              <w:noProof/>
            </w:rPr>
            <w:fldChar w:fldCharType="end"/>
          </w:r>
        </w:p>
        <w:p w14:paraId="56EF87BD" w14:textId="6E8C4E8A"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"_Toc149507630"</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1.4</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Les avantages</w:t>
          </w:r>
          <w:r>
            <w:rPr>
              <w:noProof/>
              <w:webHidden/>
            </w:rPr>
            <w:tab/>
          </w:r>
          <w:r>
            <w:rPr>
              <w:noProof/>
              <w:webHidden/>
            </w:rPr>
            <w:fldChar w:fldCharType="begin"/>
          </w:r>
          <w:r>
            <w:rPr>
              <w:noProof/>
              <w:webHidden/>
            </w:rPr>
            <w:instrText xml:space="preserve"> PAGEREF _Toc149507630 \h </w:instrText>
          </w:r>
          <w:r>
            <w:rPr>
              <w:noProof/>
              <w:webHidden/>
            </w:rPr>
          </w:r>
          <w:r>
            <w:rPr>
              <w:noProof/>
              <w:webHidden/>
            </w:rPr>
            <w:fldChar w:fldCharType="separate"/>
          </w:r>
          <w:ins w:id="20" w:author="Valiah Rakotozanany" w:date="2023-10-29T21:36:00Z">
            <w:r w:rsidR="00466F73">
              <w:rPr>
                <w:noProof/>
                <w:webHidden/>
              </w:rPr>
              <w:t>10</w:t>
            </w:r>
          </w:ins>
          <w:del w:id="21" w:author="Valiah Rakotozanany" w:date="2023-10-29T21:36:00Z">
            <w:r w:rsidDel="00466F73">
              <w:rPr>
                <w:noProof/>
                <w:webHidden/>
              </w:rPr>
              <w:delText>11</w:delText>
            </w:r>
          </w:del>
          <w:r>
            <w:rPr>
              <w:noProof/>
              <w:webHidden/>
            </w:rPr>
            <w:fldChar w:fldCharType="end"/>
          </w:r>
          <w:r w:rsidRPr="0086223C">
            <w:rPr>
              <w:rStyle w:val="Lienhypertexte"/>
              <w:noProof/>
            </w:rPr>
            <w:fldChar w:fldCharType="end"/>
          </w:r>
        </w:p>
        <w:p w14:paraId="3E374237" w14:textId="17ADEC36"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"_Toc149507631"</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1.5</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Technologies utilisées</w:t>
          </w:r>
          <w:r>
            <w:rPr>
              <w:noProof/>
              <w:webHidden/>
            </w:rPr>
            <w:tab/>
          </w:r>
          <w:r>
            <w:rPr>
              <w:noProof/>
              <w:webHidden/>
            </w:rPr>
            <w:fldChar w:fldCharType="begin"/>
          </w:r>
          <w:r>
            <w:rPr>
              <w:noProof/>
              <w:webHidden/>
            </w:rPr>
            <w:instrText xml:space="preserve"> PAGEREF _Toc149507631 \h </w:instrText>
          </w:r>
          <w:r>
            <w:rPr>
              <w:noProof/>
              <w:webHidden/>
            </w:rPr>
          </w:r>
          <w:r>
            <w:rPr>
              <w:noProof/>
              <w:webHidden/>
            </w:rPr>
            <w:fldChar w:fldCharType="separate"/>
          </w:r>
          <w:ins w:id="22" w:author="Valiah Rakotozanany" w:date="2023-10-29T21:36:00Z">
            <w:r w:rsidR="00466F73">
              <w:rPr>
                <w:noProof/>
                <w:webHidden/>
              </w:rPr>
              <w:t>11</w:t>
            </w:r>
          </w:ins>
          <w:del w:id="23" w:author="Valiah Rakotozanany" w:date="2023-10-29T21:36:00Z">
            <w:r w:rsidDel="00466F73">
              <w:rPr>
                <w:noProof/>
                <w:webHidden/>
              </w:rPr>
              <w:delText>12</w:delText>
            </w:r>
          </w:del>
          <w:r>
            <w:rPr>
              <w:noProof/>
              <w:webHidden/>
            </w:rPr>
            <w:fldChar w:fldCharType="end"/>
          </w:r>
          <w:r w:rsidRPr="0086223C">
            <w:rPr>
              <w:rStyle w:val="Lienhypertexte"/>
              <w:noProof/>
            </w:rPr>
            <w:fldChar w:fldCharType="end"/>
          </w:r>
        </w:p>
        <w:p w14:paraId="68F408AD" w14:textId="064B92A3"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"_Toc149507632"</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Réalisation de l’application</w:t>
          </w:r>
          <w:r>
            <w:rPr>
              <w:noProof/>
              <w:webHidden/>
            </w:rPr>
            <w:tab/>
          </w:r>
          <w:r>
            <w:rPr>
              <w:noProof/>
              <w:webHidden/>
            </w:rPr>
            <w:fldChar w:fldCharType="begin"/>
          </w:r>
          <w:r>
            <w:rPr>
              <w:noProof/>
              <w:webHidden/>
            </w:rPr>
            <w:instrText xml:space="preserve"> PAGEREF _Toc149507632 \h </w:instrText>
          </w:r>
          <w:r>
            <w:rPr>
              <w:noProof/>
              <w:webHidden/>
            </w:rPr>
          </w:r>
          <w:r>
            <w:rPr>
              <w:noProof/>
              <w:webHidden/>
            </w:rPr>
            <w:fldChar w:fldCharType="separate"/>
          </w:r>
          <w:ins w:id="24" w:author="Valiah Rakotozanany" w:date="2023-10-29T21:36:00Z">
            <w:r w:rsidR="00466F73">
              <w:rPr>
                <w:noProof/>
                <w:webHidden/>
              </w:rPr>
              <w:t>15</w:t>
            </w:r>
          </w:ins>
          <w:del w:id="25" w:author="Valiah Rakotozanany" w:date="2023-10-29T21:36:00Z">
            <w:r w:rsidDel="00466F73">
              <w:rPr>
                <w:noProof/>
                <w:webHidden/>
              </w:rPr>
              <w:delText>16</w:delText>
            </w:r>
          </w:del>
          <w:r>
            <w:rPr>
              <w:noProof/>
              <w:webHidden/>
            </w:rPr>
            <w:fldChar w:fldCharType="end"/>
          </w:r>
          <w:r w:rsidRPr="0086223C">
            <w:rPr>
              <w:rStyle w:val="Lienhypertexte"/>
              <w:noProof/>
            </w:rPr>
            <w:fldChar w:fldCharType="end"/>
          </w:r>
        </w:p>
        <w:p w14:paraId="74FDC6BC" w14:textId="1C45217A"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"_Toc149507633"</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Analyse et conception</w:t>
          </w:r>
          <w:r>
            <w:rPr>
              <w:noProof/>
              <w:webHidden/>
            </w:rPr>
            <w:tab/>
          </w:r>
          <w:r>
            <w:rPr>
              <w:noProof/>
              <w:webHidden/>
            </w:rPr>
            <w:fldChar w:fldCharType="begin"/>
          </w:r>
          <w:r>
            <w:rPr>
              <w:noProof/>
              <w:webHidden/>
            </w:rPr>
            <w:instrText xml:space="preserve"> PAGEREF _Toc149507633 \h </w:instrText>
          </w:r>
          <w:r>
            <w:rPr>
              <w:noProof/>
              <w:webHidden/>
            </w:rPr>
          </w:r>
          <w:r>
            <w:rPr>
              <w:noProof/>
              <w:webHidden/>
            </w:rPr>
            <w:fldChar w:fldCharType="separate"/>
          </w:r>
          <w:ins w:id="26" w:author="Valiah Rakotozanany" w:date="2023-10-29T21:36:00Z">
            <w:r w:rsidR="00466F73">
              <w:rPr>
                <w:noProof/>
                <w:webHidden/>
              </w:rPr>
              <w:t>15</w:t>
            </w:r>
          </w:ins>
          <w:del w:id="27" w:author="Valiah Rakotozanany" w:date="2023-10-29T21:36:00Z">
            <w:r w:rsidDel="00466F73">
              <w:rPr>
                <w:noProof/>
                <w:webHidden/>
              </w:rPr>
              <w:delText>16</w:delText>
            </w:r>
          </w:del>
          <w:r>
            <w:rPr>
              <w:noProof/>
              <w:webHidden/>
            </w:rPr>
            <w:fldChar w:fldCharType="end"/>
          </w:r>
          <w:r w:rsidRPr="0086223C">
            <w:rPr>
              <w:rStyle w:val="Lienhypertexte"/>
              <w:noProof/>
            </w:rPr>
            <w:fldChar w:fldCharType="end"/>
          </w:r>
        </w:p>
        <w:p w14:paraId="46BE1E18" w14:textId="232209E2"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"_Toc149507634"</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2.1.1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Analyse de l'existant</w:t>
          </w:r>
          <w:r>
            <w:rPr>
              <w:noProof/>
              <w:webHidden/>
            </w:rPr>
            <w:tab/>
          </w:r>
          <w:r>
            <w:rPr>
              <w:noProof/>
              <w:webHidden/>
            </w:rPr>
            <w:fldChar w:fldCharType="begin"/>
          </w:r>
          <w:r>
            <w:rPr>
              <w:noProof/>
              <w:webHidden/>
            </w:rPr>
            <w:instrText xml:space="preserve"> PAGEREF _Toc149507634 \h </w:instrText>
          </w:r>
          <w:r>
            <w:rPr>
              <w:noProof/>
              <w:webHidden/>
            </w:rPr>
          </w:r>
          <w:r>
            <w:rPr>
              <w:noProof/>
              <w:webHidden/>
            </w:rPr>
            <w:fldChar w:fldCharType="separate"/>
          </w:r>
          <w:ins w:id="28" w:author="Valiah Rakotozanany" w:date="2023-10-29T21:36:00Z">
            <w:r w:rsidR="00466F73">
              <w:rPr>
                <w:noProof/>
                <w:webHidden/>
              </w:rPr>
              <w:t>15</w:t>
            </w:r>
          </w:ins>
          <w:del w:id="29" w:author="Valiah Rakotozanany" w:date="2023-10-29T21:36:00Z">
            <w:r w:rsidDel="00466F73">
              <w:rPr>
                <w:noProof/>
                <w:webHidden/>
              </w:rPr>
              <w:delText>16</w:delText>
            </w:r>
          </w:del>
          <w:r>
            <w:rPr>
              <w:noProof/>
              <w:webHidden/>
            </w:rPr>
            <w:fldChar w:fldCharType="end"/>
          </w:r>
          <w:r w:rsidRPr="0086223C">
            <w:rPr>
              <w:rStyle w:val="Lienhypertexte"/>
              <w:noProof/>
            </w:rPr>
            <w:fldChar w:fldCharType="end"/>
          </w:r>
        </w:p>
        <w:p w14:paraId="06956C0B" w14:textId="6BE1DE4B"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"_Toc149507635"</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2.1.2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Conception de l’application</w:t>
          </w:r>
          <w:r>
            <w:rPr>
              <w:noProof/>
              <w:webHidden/>
            </w:rPr>
            <w:tab/>
          </w:r>
          <w:r>
            <w:rPr>
              <w:noProof/>
              <w:webHidden/>
            </w:rPr>
            <w:fldChar w:fldCharType="begin"/>
          </w:r>
          <w:r>
            <w:rPr>
              <w:noProof/>
              <w:webHidden/>
            </w:rPr>
            <w:instrText xml:space="preserve"> PAGEREF _Toc149507635 \h </w:instrText>
          </w:r>
          <w:r>
            <w:rPr>
              <w:noProof/>
              <w:webHidden/>
            </w:rPr>
          </w:r>
          <w:r>
            <w:rPr>
              <w:noProof/>
              <w:webHidden/>
            </w:rPr>
            <w:fldChar w:fldCharType="separate"/>
          </w:r>
          <w:ins w:id="30" w:author="Valiah Rakotozanany" w:date="2023-10-29T21:36:00Z">
            <w:r w:rsidR="00466F73">
              <w:rPr>
                <w:noProof/>
                <w:webHidden/>
              </w:rPr>
              <w:t>16</w:t>
            </w:r>
          </w:ins>
          <w:del w:id="31" w:author="Valiah Rakotozanany" w:date="2023-10-29T21:36:00Z">
            <w:r w:rsidDel="00466F73">
              <w:rPr>
                <w:noProof/>
                <w:webHidden/>
              </w:rPr>
              <w:delText>17</w:delText>
            </w:r>
          </w:del>
          <w:r>
            <w:rPr>
              <w:noProof/>
              <w:webHidden/>
            </w:rPr>
            <w:fldChar w:fldCharType="end"/>
          </w:r>
          <w:r w:rsidRPr="0086223C">
            <w:rPr>
              <w:rStyle w:val="Lienhypertexte"/>
              <w:noProof/>
            </w:rPr>
            <w:fldChar w:fldCharType="end"/>
          </w:r>
        </w:p>
        <w:p w14:paraId="2D5E95FF" w14:textId="5319D01E"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"_Toc149507636"</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Développement par fonctionnalité ou module</w:t>
          </w:r>
          <w:r>
            <w:rPr>
              <w:noProof/>
              <w:webHidden/>
            </w:rPr>
            <w:tab/>
          </w:r>
          <w:r>
            <w:rPr>
              <w:noProof/>
              <w:webHidden/>
            </w:rPr>
            <w:fldChar w:fldCharType="begin"/>
          </w:r>
          <w:r>
            <w:rPr>
              <w:noProof/>
              <w:webHidden/>
            </w:rPr>
            <w:instrText xml:space="preserve"> PAGEREF _Toc149507636 \h </w:instrText>
          </w:r>
          <w:r>
            <w:rPr>
              <w:noProof/>
              <w:webHidden/>
            </w:rPr>
          </w:r>
          <w:r>
            <w:rPr>
              <w:noProof/>
              <w:webHidden/>
            </w:rPr>
            <w:fldChar w:fldCharType="separate"/>
          </w:r>
          <w:ins w:id="32" w:author="Valiah Rakotozanany" w:date="2023-10-29T21:36:00Z">
            <w:r w:rsidR="00466F73">
              <w:rPr>
                <w:noProof/>
                <w:webHidden/>
              </w:rPr>
              <w:t>18</w:t>
            </w:r>
          </w:ins>
          <w:del w:id="33" w:author="Valiah Rakotozanany" w:date="2023-10-29T21:36:00Z">
            <w:r w:rsidDel="00466F73">
              <w:rPr>
                <w:noProof/>
                <w:webHidden/>
              </w:rPr>
              <w:delText>19</w:delText>
            </w:r>
          </w:del>
          <w:r>
            <w:rPr>
              <w:noProof/>
              <w:webHidden/>
            </w:rPr>
            <w:fldChar w:fldCharType="end"/>
          </w:r>
          <w:r w:rsidRPr="0086223C">
            <w:rPr>
              <w:rStyle w:val="Lienhypertexte"/>
              <w:noProof/>
            </w:rPr>
            <w:fldChar w:fldCharType="end"/>
          </w:r>
        </w:p>
        <w:p w14:paraId="20AD33BA" w14:textId="2051E5E4"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"_Toc149507637"</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2.2.1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Back Office</w:t>
          </w:r>
          <w:r>
            <w:rPr>
              <w:noProof/>
              <w:webHidden/>
            </w:rPr>
            <w:tab/>
          </w:r>
          <w:r>
            <w:rPr>
              <w:noProof/>
              <w:webHidden/>
            </w:rPr>
            <w:fldChar w:fldCharType="begin"/>
          </w:r>
          <w:r>
            <w:rPr>
              <w:noProof/>
              <w:webHidden/>
            </w:rPr>
            <w:instrText xml:space="preserve"> PAGEREF _Toc149507637 \h </w:instrText>
          </w:r>
          <w:r>
            <w:rPr>
              <w:noProof/>
              <w:webHidden/>
            </w:rPr>
          </w:r>
          <w:r>
            <w:rPr>
              <w:noProof/>
              <w:webHidden/>
            </w:rPr>
            <w:fldChar w:fldCharType="separate"/>
          </w:r>
          <w:ins w:id="34" w:author="Valiah Rakotozanany" w:date="2023-10-29T21:36:00Z">
            <w:r w:rsidR="00466F73">
              <w:rPr>
                <w:noProof/>
                <w:webHidden/>
              </w:rPr>
              <w:t>18</w:t>
            </w:r>
          </w:ins>
          <w:del w:id="35" w:author="Valiah Rakotozanany" w:date="2023-10-29T21:36:00Z">
            <w:r w:rsidDel="00466F73">
              <w:rPr>
                <w:noProof/>
                <w:webHidden/>
              </w:rPr>
              <w:delText>19</w:delText>
            </w:r>
          </w:del>
          <w:r>
            <w:rPr>
              <w:noProof/>
              <w:webHidden/>
            </w:rPr>
            <w:fldChar w:fldCharType="end"/>
          </w:r>
          <w:r w:rsidRPr="0086223C">
            <w:rPr>
              <w:rStyle w:val="Lienhypertexte"/>
              <w:noProof/>
            </w:rPr>
            <w:fldChar w:fldCharType="end"/>
          </w:r>
        </w:p>
        <w:p w14:paraId="2FA6231D" w14:textId="00ED3140"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"_Toc149507638"</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2.2.2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Front Office</w:t>
          </w:r>
          <w:r>
            <w:rPr>
              <w:noProof/>
              <w:webHidden/>
            </w:rPr>
            <w:tab/>
          </w:r>
          <w:r>
            <w:rPr>
              <w:noProof/>
              <w:webHidden/>
            </w:rPr>
            <w:fldChar w:fldCharType="begin"/>
          </w:r>
          <w:r>
            <w:rPr>
              <w:noProof/>
              <w:webHidden/>
            </w:rPr>
            <w:instrText xml:space="preserve"> PAGEREF _Toc149507638 \h </w:instrText>
          </w:r>
          <w:r>
            <w:rPr>
              <w:noProof/>
              <w:webHidden/>
            </w:rPr>
          </w:r>
          <w:r>
            <w:rPr>
              <w:noProof/>
              <w:webHidden/>
            </w:rPr>
            <w:fldChar w:fldCharType="separate"/>
          </w:r>
          <w:ins w:id="36" w:author="Valiah Rakotozanany" w:date="2023-10-29T21:36:00Z">
            <w:r w:rsidR="00466F73">
              <w:rPr>
                <w:noProof/>
                <w:webHidden/>
              </w:rPr>
              <w:t>24</w:t>
            </w:r>
          </w:ins>
          <w:del w:id="37" w:author="Valiah Rakotozanany" w:date="2023-10-29T21:36:00Z">
            <w:r w:rsidDel="00466F73">
              <w:rPr>
                <w:noProof/>
                <w:webHidden/>
              </w:rPr>
              <w:delText>25</w:delText>
            </w:r>
          </w:del>
          <w:r>
            <w:rPr>
              <w:noProof/>
              <w:webHidden/>
            </w:rPr>
            <w:fldChar w:fldCharType="end"/>
          </w:r>
          <w:r w:rsidRPr="0086223C">
            <w:rPr>
              <w:rStyle w:val="Lienhypertexte"/>
              <w:noProof/>
            </w:rPr>
            <w:fldChar w:fldCharType="end"/>
          </w:r>
        </w:p>
        <w:p w14:paraId="139DE063" w14:textId="26871A6D"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"_Toc149507639"</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2.3</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État d’analyse et statistiques</w:t>
          </w:r>
          <w:r>
            <w:rPr>
              <w:noProof/>
              <w:webHidden/>
            </w:rPr>
            <w:tab/>
          </w:r>
          <w:r>
            <w:rPr>
              <w:noProof/>
              <w:webHidden/>
            </w:rPr>
            <w:fldChar w:fldCharType="begin"/>
          </w:r>
          <w:r>
            <w:rPr>
              <w:noProof/>
              <w:webHidden/>
            </w:rPr>
            <w:instrText xml:space="preserve"> PAGEREF _Toc149507639 \h </w:instrText>
          </w:r>
          <w:r>
            <w:rPr>
              <w:noProof/>
              <w:webHidden/>
            </w:rPr>
          </w:r>
          <w:r>
            <w:rPr>
              <w:noProof/>
              <w:webHidden/>
            </w:rPr>
            <w:fldChar w:fldCharType="separate"/>
          </w:r>
          <w:ins w:id="38" w:author="Valiah Rakotozanany" w:date="2023-10-29T21:36:00Z">
            <w:r w:rsidR="00466F73">
              <w:rPr>
                <w:noProof/>
                <w:webHidden/>
              </w:rPr>
              <w:t>36</w:t>
            </w:r>
          </w:ins>
          <w:del w:id="39" w:author="Valiah Rakotozanany" w:date="2023-10-29T21:36:00Z">
            <w:r w:rsidDel="00466F73">
              <w:rPr>
                <w:noProof/>
                <w:webHidden/>
              </w:rPr>
              <w:delText>37</w:delText>
            </w:r>
          </w:del>
          <w:r>
            <w:rPr>
              <w:noProof/>
              <w:webHidden/>
            </w:rPr>
            <w:fldChar w:fldCharType="end"/>
          </w:r>
          <w:r w:rsidRPr="0086223C">
            <w:rPr>
              <w:rStyle w:val="Lienhypertexte"/>
              <w:noProof/>
            </w:rPr>
            <w:fldChar w:fldCharType="end"/>
          </w:r>
        </w:p>
        <w:p w14:paraId="2AB5E911" w14:textId="280D8797"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"_Toc149507640"</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2.3.1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Analyse des maladies ou intolérances fréquentes</w:t>
          </w:r>
          <w:r>
            <w:rPr>
              <w:noProof/>
              <w:webHidden/>
            </w:rPr>
            <w:tab/>
          </w:r>
          <w:r>
            <w:rPr>
              <w:noProof/>
              <w:webHidden/>
            </w:rPr>
            <w:fldChar w:fldCharType="begin"/>
          </w:r>
          <w:r>
            <w:rPr>
              <w:noProof/>
              <w:webHidden/>
            </w:rPr>
            <w:instrText xml:space="preserve"> PAGEREF _Toc149507640 \h </w:instrText>
          </w:r>
          <w:r>
            <w:rPr>
              <w:noProof/>
              <w:webHidden/>
            </w:rPr>
          </w:r>
          <w:r>
            <w:rPr>
              <w:noProof/>
              <w:webHidden/>
            </w:rPr>
            <w:fldChar w:fldCharType="separate"/>
          </w:r>
          <w:ins w:id="40" w:author="Valiah Rakotozanany" w:date="2023-10-29T21:36:00Z">
            <w:r w:rsidR="00466F73">
              <w:rPr>
                <w:noProof/>
                <w:webHidden/>
              </w:rPr>
              <w:t>36</w:t>
            </w:r>
          </w:ins>
          <w:del w:id="41" w:author="Valiah Rakotozanany" w:date="2023-10-29T21:36:00Z">
            <w:r w:rsidDel="00466F73">
              <w:rPr>
                <w:noProof/>
                <w:webHidden/>
              </w:rPr>
              <w:delText>37</w:delText>
            </w:r>
          </w:del>
          <w:r>
            <w:rPr>
              <w:noProof/>
              <w:webHidden/>
            </w:rPr>
            <w:fldChar w:fldCharType="end"/>
          </w:r>
          <w:r w:rsidRPr="0086223C">
            <w:rPr>
              <w:rStyle w:val="Lienhypertexte"/>
              <w:noProof/>
            </w:rPr>
            <w:fldChar w:fldCharType="end"/>
          </w:r>
        </w:p>
        <w:p w14:paraId="1FBB065F" w14:textId="2A176F7B" w:rsidR="00495522" w:rsidRPr="0092014B" w:rsidRDefault="00495522">
          <w:pPr>
            <w:pStyle w:val="TM3"/>
            <w:tabs>
              <w:tab w:val="left" w:pos="110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"_Toc149507641"</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2.3.2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Statistique des types de plats les plus demandés</w:t>
          </w:r>
          <w:r>
            <w:rPr>
              <w:noProof/>
              <w:webHidden/>
            </w:rPr>
            <w:tab/>
          </w:r>
          <w:r>
            <w:rPr>
              <w:noProof/>
              <w:webHidden/>
            </w:rPr>
            <w:fldChar w:fldCharType="begin"/>
          </w:r>
          <w:r>
            <w:rPr>
              <w:noProof/>
              <w:webHidden/>
            </w:rPr>
            <w:instrText xml:space="preserve"> PAGEREF _Toc149507641 \h </w:instrText>
          </w:r>
          <w:r>
            <w:rPr>
              <w:noProof/>
              <w:webHidden/>
            </w:rPr>
          </w:r>
          <w:r>
            <w:rPr>
              <w:noProof/>
              <w:webHidden/>
            </w:rPr>
            <w:fldChar w:fldCharType="separate"/>
          </w:r>
          <w:ins w:id="42" w:author="Valiah Rakotozanany" w:date="2023-10-29T21:36:00Z">
            <w:r w:rsidR="00466F73">
              <w:rPr>
                <w:noProof/>
                <w:webHidden/>
              </w:rPr>
              <w:t>36</w:t>
            </w:r>
          </w:ins>
          <w:del w:id="43" w:author="Valiah Rakotozanany" w:date="2023-10-29T21:36:00Z">
            <w:r w:rsidDel="00466F73">
              <w:rPr>
                <w:noProof/>
                <w:webHidden/>
              </w:rPr>
              <w:delText>37</w:delText>
            </w:r>
          </w:del>
          <w:r>
            <w:rPr>
              <w:noProof/>
              <w:webHidden/>
            </w:rPr>
            <w:fldChar w:fldCharType="end"/>
          </w:r>
          <w:r w:rsidRPr="0086223C">
            <w:rPr>
              <w:rStyle w:val="Lienhypertexte"/>
              <w:noProof/>
            </w:rPr>
            <w:fldChar w:fldCharType="end"/>
          </w:r>
        </w:p>
        <w:p w14:paraId="64F03224" w14:textId="601C85AE"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"_Toc149507642"</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2.4</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Problèmes rencontrés et solutions</w:t>
          </w:r>
          <w:r>
            <w:rPr>
              <w:noProof/>
              <w:webHidden/>
            </w:rPr>
            <w:tab/>
          </w:r>
          <w:r>
            <w:rPr>
              <w:noProof/>
              <w:webHidden/>
            </w:rPr>
            <w:fldChar w:fldCharType="begin"/>
          </w:r>
          <w:r>
            <w:rPr>
              <w:noProof/>
              <w:webHidden/>
            </w:rPr>
            <w:instrText xml:space="preserve"> PAGEREF _Toc149507642 \h </w:instrText>
          </w:r>
          <w:r>
            <w:rPr>
              <w:noProof/>
              <w:webHidden/>
            </w:rPr>
          </w:r>
          <w:r>
            <w:rPr>
              <w:noProof/>
              <w:webHidden/>
            </w:rPr>
            <w:fldChar w:fldCharType="separate"/>
          </w:r>
          <w:ins w:id="44" w:author="Valiah Rakotozanany" w:date="2023-10-29T21:36:00Z">
            <w:r w:rsidR="00466F73">
              <w:rPr>
                <w:noProof/>
                <w:webHidden/>
              </w:rPr>
              <w:t>37</w:t>
            </w:r>
          </w:ins>
          <w:del w:id="45" w:author="Valiah Rakotozanany" w:date="2023-10-29T21:36:00Z">
            <w:r w:rsidDel="00466F73">
              <w:rPr>
                <w:noProof/>
                <w:webHidden/>
              </w:rPr>
              <w:delText>38</w:delText>
            </w:r>
          </w:del>
          <w:r>
            <w:rPr>
              <w:noProof/>
              <w:webHidden/>
            </w:rPr>
            <w:fldChar w:fldCharType="end"/>
          </w:r>
          <w:r w:rsidRPr="0086223C">
            <w:rPr>
              <w:rStyle w:val="Lienhypertexte"/>
              <w:noProof/>
            </w:rPr>
            <w:fldChar w:fldCharType="end"/>
          </w:r>
        </w:p>
        <w:p w14:paraId="6DC081CA" w14:textId="41414B0D"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"_Toc149507643"</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3</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Évaluation du projet et connaissances acquises</w:t>
          </w:r>
          <w:r>
            <w:rPr>
              <w:noProof/>
              <w:webHidden/>
            </w:rPr>
            <w:tab/>
          </w:r>
          <w:r>
            <w:rPr>
              <w:noProof/>
              <w:webHidden/>
            </w:rPr>
            <w:fldChar w:fldCharType="begin"/>
          </w:r>
          <w:r>
            <w:rPr>
              <w:noProof/>
              <w:webHidden/>
            </w:rPr>
            <w:instrText xml:space="preserve"> PAGEREF _Toc149507643 \h </w:instrText>
          </w:r>
          <w:r>
            <w:rPr>
              <w:noProof/>
              <w:webHidden/>
            </w:rPr>
          </w:r>
          <w:r>
            <w:rPr>
              <w:noProof/>
              <w:webHidden/>
            </w:rPr>
            <w:fldChar w:fldCharType="separate"/>
          </w:r>
          <w:ins w:id="46" w:author="Valiah Rakotozanany" w:date="2023-10-29T21:36:00Z">
            <w:r w:rsidR="00466F73">
              <w:rPr>
                <w:noProof/>
                <w:webHidden/>
              </w:rPr>
              <w:t>37</w:t>
            </w:r>
          </w:ins>
          <w:del w:id="47" w:author="Valiah Rakotozanany" w:date="2023-10-29T21:36:00Z">
            <w:r w:rsidDel="00466F73">
              <w:rPr>
                <w:noProof/>
                <w:webHidden/>
              </w:rPr>
              <w:delText>38</w:delText>
            </w:r>
          </w:del>
          <w:r>
            <w:rPr>
              <w:noProof/>
              <w:webHidden/>
            </w:rPr>
            <w:fldChar w:fldCharType="end"/>
          </w:r>
          <w:r w:rsidRPr="0086223C">
            <w:rPr>
              <w:rStyle w:val="Lienhypertexte"/>
              <w:noProof/>
            </w:rPr>
            <w:fldChar w:fldCharType="end"/>
          </w:r>
        </w:p>
        <w:p w14:paraId="0D40261C" w14:textId="00E90400"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"_Toc149507644"</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3.1</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Bilan pour l'entreprise</w:t>
          </w:r>
          <w:r>
            <w:rPr>
              <w:noProof/>
              <w:webHidden/>
            </w:rPr>
            <w:tab/>
          </w:r>
          <w:r>
            <w:rPr>
              <w:noProof/>
              <w:webHidden/>
            </w:rPr>
            <w:fldChar w:fldCharType="begin"/>
          </w:r>
          <w:r>
            <w:rPr>
              <w:noProof/>
              <w:webHidden/>
            </w:rPr>
            <w:instrText xml:space="preserve"> PAGEREF _Toc149507644 \h </w:instrText>
          </w:r>
          <w:r>
            <w:rPr>
              <w:noProof/>
              <w:webHidden/>
            </w:rPr>
          </w:r>
          <w:r>
            <w:rPr>
              <w:noProof/>
              <w:webHidden/>
            </w:rPr>
            <w:fldChar w:fldCharType="separate"/>
          </w:r>
          <w:ins w:id="48" w:author="Valiah Rakotozanany" w:date="2023-10-29T21:36:00Z">
            <w:r w:rsidR="00466F73">
              <w:rPr>
                <w:noProof/>
                <w:webHidden/>
              </w:rPr>
              <w:t>37</w:t>
            </w:r>
          </w:ins>
          <w:del w:id="49" w:author="Valiah Rakotozanany" w:date="2023-10-29T21:36:00Z">
            <w:r w:rsidDel="00466F73">
              <w:rPr>
                <w:noProof/>
                <w:webHidden/>
              </w:rPr>
              <w:delText>38</w:delText>
            </w:r>
          </w:del>
          <w:r>
            <w:rPr>
              <w:noProof/>
              <w:webHidden/>
            </w:rPr>
            <w:fldChar w:fldCharType="end"/>
          </w:r>
          <w:r w:rsidRPr="0086223C">
            <w:rPr>
              <w:rStyle w:val="Lienhypertexte"/>
              <w:noProof/>
            </w:rPr>
            <w:fldChar w:fldCharType="end"/>
          </w:r>
        </w:p>
        <w:p w14:paraId="7102C03C" w14:textId="064B120D"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"_Toc149507645"</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3.2</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Bilan personnel</w:t>
          </w:r>
          <w:r>
            <w:rPr>
              <w:noProof/>
              <w:webHidden/>
            </w:rPr>
            <w:tab/>
          </w:r>
          <w:r>
            <w:rPr>
              <w:noProof/>
              <w:webHidden/>
            </w:rPr>
            <w:fldChar w:fldCharType="begin"/>
          </w:r>
          <w:r>
            <w:rPr>
              <w:noProof/>
              <w:webHidden/>
            </w:rPr>
            <w:instrText xml:space="preserve"> PAGEREF _Toc149507645 \h </w:instrText>
          </w:r>
          <w:r>
            <w:rPr>
              <w:noProof/>
              <w:webHidden/>
            </w:rPr>
          </w:r>
          <w:r>
            <w:rPr>
              <w:noProof/>
              <w:webHidden/>
            </w:rPr>
            <w:fldChar w:fldCharType="separate"/>
          </w:r>
          <w:ins w:id="50" w:author="Valiah Rakotozanany" w:date="2023-10-29T21:36:00Z">
            <w:r w:rsidR="00466F73">
              <w:rPr>
                <w:noProof/>
                <w:webHidden/>
              </w:rPr>
              <w:t>38</w:t>
            </w:r>
          </w:ins>
          <w:del w:id="51" w:author="Valiah Rakotozanany" w:date="2023-10-29T21:36:00Z">
            <w:r w:rsidDel="00466F73">
              <w:rPr>
                <w:noProof/>
                <w:webHidden/>
              </w:rPr>
              <w:delText>39</w:delText>
            </w:r>
          </w:del>
          <w:r>
            <w:rPr>
              <w:noProof/>
              <w:webHidden/>
            </w:rPr>
            <w:fldChar w:fldCharType="end"/>
          </w:r>
          <w:r w:rsidRPr="0086223C">
            <w:rPr>
              <w:rStyle w:val="Lienhypertexte"/>
              <w:noProof/>
            </w:rPr>
            <w:fldChar w:fldCharType="end"/>
          </w:r>
        </w:p>
        <w:p w14:paraId="1195A341" w14:textId="090029FC" w:rsidR="00495522" w:rsidRPr="0092014B" w:rsidRDefault="00495522">
          <w:pPr>
            <w:pStyle w:val="TM2"/>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"_Toc149507646"</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3.3</w:t>
          </w:r>
          <w:r w:rsidRPr="0092014B">
            <w:rPr>
              <w:rFonts w:asciiTheme="minorHAnsi" w:eastAsiaTheme="minorEastAsia" w:hAnsiTheme="minorHAnsi" w:cstheme="minorBidi"/>
              <w:noProof/>
              <w:kern w:val="2"/>
              <w:sz w:val="22"/>
              <w:szCs w:val="22"/>
              <w:lang w:val="fr-MG" w:eastAsia="fr-MG"/>
            </w:rPr>
            <w:tab/>
          </w:r>
          <w:r w:rsidRPr="0086223C">
            <w:rPr>
              <w:rStyle w:val="Lienhypertexte"/>
              <w:noProof/>
            </w:rPr>
            <w:t>Extension et évolution de l’application</w:t>
          </w:r>
          <w:r>
            <w:rPr>
              <w:noProof/>
              <w:webHidden/>
            </w:rPr>
            <w:tab/>
          </w:r>
          <w:r>
            <w:rPr>
              <w:noProof/>
              <w:webHidden/>
            </w:rPr>
            <w:fldChar w:fldCharType="begin"/>
          </w:r>
          <w:r>
            <w:rPr>
              <w:noProof/>
              <w:webHidden/>
            </w:rPr>
            <w:instrText xml:space="preserve"> PAGEREF _Toc149507646 \h </w:instrText>
          </w:r>
          <w:r>
            <w:rPr>
              <w:noProof/>
              <w:webHidden/>
            </w:rPr>
          </w:r>
          <w:r>
            <w:rPr>
              <w:noProof/>
              <w:webHidden/>
            </w:rPr>
            <w:fldChar w:fldCharType="separate"/>
          </w:r>
          <w:ins w:id="52" w:author="Valiah Rakotozanany" w:date="2023-10-29T21:36:00Z">
            <w:r w:rsidR="00466F73">
              <w:rPr>
                <w:noProof/>
                <w:webHidden/>
              </w:rPr>
              <w:t>38</w:t>
            </w:r>
          </w:ins>
          <w:del w:id="53" w:author="Valiah Rakotozanany" w:date="2023-10-29T21:36:00Z">
            <w:r w:rsidDel="00466F73">
              <w:rPr>
                <w:noProof/>
                <w:webHidden/>
              </w:rPr>
              <w:delText>39</w:delText>
            </w:r>
          </w:del>
          <w:r>
            <w:rPr>
              <w:noProof/>
              <w:webHidden/>
            </w:rPr>
            <w:fldChar w:fldCharType="end"/>
          </w:r>
          <w:r w:rsidRPr="0086223C">
            <w:rPr>
              <w:rStyle w:val="Lienhypertexte"/>
              <w:noProof/>
            </w:rPr>
            <w:fldChar w:fldCharType="end"/>
          </w:r>
        </w:p>
        <w:p w14:paraId="34A4A5FE" w14:textId="66575C6E"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"_Toc149507647"</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Conclusion</w:t>
          </w:r>
          <w:r>
            <w:rPr>
              <w:noProof/>
              <w:webHidden/>
            </w:rPr>
            <w:tab/>
          </w:r>
          <w:r>
            <w:rPr>
              <w:noProof/>
              <w:webHidden/>
            </w:rPr>
            <w:fldChar w:fldCharType="begin"/>
          </w:r>
          <w:r>
            <w:rPr>
              <w:noProof/>
              <w:webHidden/>
            </w:rPr>
            <w:instrText xml:space="preserve"> PAGEREF _Toc149507647 \h </w:instrText>
          </w:r>
          <w:r>
            <w:rPr>
              <w:noProof/>
              <w:webHidden/>
            </w:rPr>
          </w:r>
          <w:r>
            <w:rPr>
              <w:noProof/>
              <w:webHidden/>
            </w:rPr>
            <w:fldChar w:fldCharType="separate"/>
          </w:r>
          <w:ins w:id="54" w:author="Valiah Rakotozanany" w:date="2023-10-29T21:36:00Z">
            <w:r w:rsidR="00466F73">
              <w:rPr>
                <w:noProof/>
                <w:webHidden/>
              </w:rPr>
              <w:t>39</w:t>
            </w:r>
          </w:ins>
          <w:del w:id="55" w:author="Valiah Rakotozanany" w:date="2023-10-29T21:36:00Z">
            <w:r w:rsidDel="00466F73">
              <w:rPr>
                <w:noProof/>
                <w:webHidden/>
              </w:rPr>
              <w:delText>40</w:delText>
            </w:r>
          </w:del>
          <w:r>
            <w:rPr>
              <w:noProof/>
              <w:webHidden/>
            </w:rPr>
            <w:fldChar w:fldCharType="end"/>
          </w:r>
          <w:r w:rsidRPr="0086223C">
            <w:rPr>
              <w:rStyle w:val="Lienhypertexte"/>
              <w:noProof/>
            </w:rPr>
            <w:fldChar w:fldCharType="end"/>
          </w:r>
        </w:p>
        <w:p w14:paraId="2B80CFA6" w14:textId="4081C527" w:rsidR="00495522" w:rsidRPr="0092014B" w:rsidRDefault="00495522" w:rsidP="00495522">
          <w:pPr>
            <w:pStyle w:val="TM1"/>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"_Toc149507648"</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noProof/>
            </w:rPr>
            <w:t>Bibliographie</w:t>
          </w:r>
          <w:r>
            <w:rPr>
              <w:noProof/>
              <w:webHidden/>
            </w:rPr>
            <w:tab/>
          </w:r>
          <w:r>
            <w:rPr>
              <w:noProof/>
              <w:webHidden/>
            </w:rPr>
            <w:fldChar w:fldCharType="begin"/>
          </w:r>
          <w:r>
            <w:rPr>
              <w:noProof/>
              <w:webHidden/>
            </w:rPr>
            <w:instrText xml:space="preserve"> PAGEREF _Toc149507648 \h </w:instrText>
          </w:r>
          <w:r>
            <w:rPr>
              <w:noProof/>
              <w:webHidden/>
            </w:rPr>
          </w:r>
          <w:r>
            <w:rPr>
              <w:noProof/>
              <w:webHidden/>
            </w:rPr>
            <w:fldChar w:fldCharType="separate"/>
          </w:r>
          <w:ins w:id="56" w:author="Valiah Rakotozanany" w:date="2023-10-29T21:36:00Z">
            <w:r w:rsidR="00466F73">
              <w:rPr>
                <w:noProof/>
                <w:webHidden/>
              </w:rPr>
              <w:t>40</w:t>
            </w:r>
          </w:ins>
          <w:del w:id="57" w:author="Valiah Rakotozanany" w:date="2023-10-29T21:36:00Z">
            <w:r w:rsidDel="00466F73">
              <w:rPr>
                <w:noProof/>
                <w:webHidden/>
              </w:rPr>
              <w:delText>41</w:delText>
            </w:r>
          </w:del>
          <w:r>
            <w:rPr>
              <w:noProof/>
              <w:webHidden/>
            </w:rPr>
            <w:fldChar w:fldCharType="end"/>
          </w:r>
          <w:r w:rsidRPr="0086223C">
            <w:rPr>
              <w:rStyle w:val="Lienhypertexte"/>
              <w:noProof/>
            </w:rPr>
            <w:fldChar w:fldCharType="end"/>
          </w:r>
        </w:p>
        <w:p w14:paraId="07AAECFF" w14:textId="4D754960" w:rsidR="00495522" w:rsidRPr="0092014B" w:rsidRDefault="00495522">
          <w:pPr>
            <w:pStyle w:val="TM3"/>
            <w:tabs>
              <w:tab w:val="left" w:pos="880"/>
              <w:tab w:val="right" w:leader="dot" w:pos="9060"/>
            </w:tabs>
            <w:rPr>
              <w:rFonts w:asciiTheme="minorHAnsi" w:eastAsiaTheme="minorEastAsia" w:hAnsiTheme="minorHAnsi" w:cstheme="minorBidi"/>
              <w:noProof/>
              <w:kern w:val="2"/>
              <w:sz w:val="22"/>
              <w:szCs w:val="22"/>
              <w:lang w:val="fr-MG" w:eastAsia="fr-MG"/>
            </w:rPr>
          </w:pPr>
          <w:r w:rsidRPr="0086223C">
            <w:rPr>
              <w:rStyle w:val="Lienhypertexte"/>
              <w:noProof/>
            </w:rPr>
            <w:fldChar w:fldCharType="begin"/>
          </w:r>
          <w:r w:rsidRPr="0086223C">
            <w:rPr>
              <w:rStyle w:val="Lienhypertexte"/>
              <w:noProof/>
            </w:rPr>
            <w:instrText xml:space="preserve"> </w:instrText>
          </w:r>
          <w:r>
            <w:rPr>
              <w:noProof/>
            </w:rPr>
            <w:instrText>HYPERLINK \l "_Toc149507649"</w:instrText>
          </w:r>
          <w:r w:rsidRPr="0086223C">
            <w:rPr>
              <w:rStyle w:val="Lienhypertexte"/>
              <w:noProof/>
            </w:rPr>
            <w:instrText xml:space="preserve"> </w:instrText>
          </w:r>
          <w:r w:rsidRPr="0086223C">
            <w:rPr>
              <w:rStyle w:val="Lienhypertexte"/>
              <w:noProof/>
            </w:rPr>
          </w:r>
          <w:r w:rsidRPr="0086223C">
            <w:rPr>
              <w:rStyle w:val="Lienhypertexte"/>
              <w:noProof/>
            </w:rPr>
            <w:fldChar w:fldCharType="separate"/>
          </w:r>
          <w:r w:rsidRPr="0086223C">
            <w:rPr>
              <w:rStyle w:val="Lienhypertexte"/>
              <w:rFonts w:ascii="Wingdings" w:hAnsi="Wingdings"/>
              <w:noProof/>
            </w:rPr>
            <w:t></w:t>
          </w:r>
          <w:r w:rsidRPr="0092014B">
            <w:rPr>
              <w:rFonts w:asciiTheme="minorHAnsi" w:eastAsiaTheme="minorEastAsia" w:hAnsiTheme="minorHAnsi" w:cstheme="minorBidi"/>
              <w:noProof/>
              <w:kern w:val="2"/>
              <w:sz w:val="22"/>
              <w:szCs w:val="22"/>
              <w:lang w:val="fr-MG" w:eastAsia="fr-MG"/>
            </w:rPr>
            <w:tab/>
          </w:r>
          <w:r w:rsidRPr="0086223C">
            <w:rPr>
              <w:rStyle w:val="Lienhypertexte"/>
              <w:bCs/>
              <w:noProof/>
            </w:rPr>
            <w:t>Documentation react native:</w:t>
          </w:r>
          <w:r>
            <w:rPr>
              <w:noProof/>
              <w:webHidden/>
            </w:rPr>
            <w:tab/>
          </w:r>
          <w:r>
            <w:rPr>
              <w:noProof/>
              <w:webHidden/>
            </w:rPr>
            <w:fldChar w:fldCharType="begin"/>
          </w:r>
          <w:r>
            <w:rPr>
              <w:noProof/>
              <w:webHidden/>
            </w:rPr>
            <w:instrText xml:space="preserve"> PAGEREF _Toc149507649 \h </w:instrText>
          </w:r>
          <w:r>
            <w:rPr>
              <w:noProof/>
              <w:webHidden/>
            </w:rPr>
          </w:r>
          <w:r>
            <w:rPr>
              <w:noProof/>
              <w:webHidden/>
            </w:rPr>
            <w:fldChar w:fldCharType="separate"/>
          </w:r>
          <w:ins w:id="58" w:author="Valiah Rakotozanany" w:date="2023-10-29T21:36:00Z">
            <w:r w:rsidR="00466F73">
              <w:rPr>
                <w:noProof/>
                <w:webHidden/>
              </w:rPr>
              <w:t>40</w:t>
            </w:r>
          </w:ins>
          <w:del w:id="59" w:author="Valiah Rakotozanany" w:date="2023-10-29T21:36:00Z">
            <w:r w:rsidDel="00466F73">
              <w:rPr>
                <w:noProof/>
                <w:webHidden/>
              </w:rPr>
              <w:delText>41</w:delText>
            </w:r>
          </w:del>
          <w:r>
            <w:rPr>
              <w:noProof/>
              <w:webHidden/>
            </w:rPr>
            <w:fldChar w:fldCharType="end"/>
          </w:r>
          <w:r w:rsidRPr="0086223C">
            <w:rPr>
              <w:rStyle w:val="Lienhypertexte"/>
              <w:noProof/>
            </w:rPr>
            <w:fldChar w:fldCharType="end"/>
          </w:r>
        </w:p>
        <w:p w14:paraId="1A56415B" w14:textId="5DEE47C0" w:rsidR="009F4DEE" w:rsidRDefault="009F4DEE">
          <w:r>
            <w:rPr>
              <w:b/>
              <w:bCs/>
            </w:rPr>
            <w:fldChar w:fldCharType="end"/>
          </w:r>
        </w:p>
      </w:sdtContent>
    </w:sdt>
    <w:p w14:paraId="4ED25942" w14:textId="77777777" w:rsidR="00BB2664" w:rsidRDefault="00FA2629" w:rsidP="00BB2664">
      <w:pPr>
        <w:pStyle w:val="Titre1"/>
        <w:numPr>
          <w:ilvl w:val="0"/>
          <w:numId w:val="0"/>
        </w:numPr>
        <w:ind w:left="432"/>
      </w:pPr>
      <w:r>
        <w:lastRenderedPageBreak/>
        <w:tab/>
      </w:r>
      <w:bookmarkStart w:id="60" w:name="_Toc148096670"/>
      <w:bookmarkStart w:id="61" w:name="_Toc148650436"/>
      <w:bookmarkStart w:id="62" w:name="_Toc148650435"/>
    </w:p>
    <w:p w14:paraId="311895A1" w14:textId="78542312" w:rsidR="00BB2664" w:rsidRDefault="00BB2664" w:rsidP="00500EC7">
      <w:pPr>
        <w:pStyle w:val="Titre1"/>
        <w:numPr>
          <w:ilvl w:val="0"/>
          <w:numId w:val="0"/>
        </w:numPr>
        <w:ind w:left="432" w:hanging="432"/>
      </w:pPr>
      <w:bookmarkStart w:id="63" w:name="_Toc149507618"/>
      <w:r>
        <w:t xml:space="preserve">Liste des </w:t>
      </w:r>
      <w:bookmarkStart w:id="64" w:name="_Toc437059910"/>
      <w:bookmarkStart w:id="65" w:name="_Toc437059941"/>
      <w:bookmarkStart w:id="66" w:name="_Toc437059961"/>
      <w:bookmarkStart w:id="67" w:name="_Toc437060011"/>
      <w:bookmarkEnd w:id="60"/>
      <w:bookmarkEnd w:id="61"/>
      <w:bookmarkEnd w:id="64"/>
      <w:bookmarkEnd w:id="65"/>
      <w:bookmarkEnd w:id="66"/>
      <w:bookmarkEnd w:id="67"/>
      <w:r>
        <w:t>tableaux</w:t>
      </w:r>
      <w:bookmarkEnd w:id="63"/>
    </w:p>
    <w:p w14:paraId="045AC204" w14:textId="48A60092" w:rsidR="00C71AEA" w:rsidRPr="0092014B" w:rsidRDefault="00BB2664">
      <w:pPr>
        <w:pStyle w:val="Tabledesillustrations"/>
        <w:tabs>
          <w:tab w:val="right" w:leader="dot" w:pos="9060"/>
        </w:tabs>
        <w:rPr>
          <w:rFonts w:asciiTheme="minorHAnsi" w:eastAsiaTheme="minorEastAsia" w:hAnsiTheme="minorHAnsi" w:cstheme="minorBidi"/>
          <w:noProof/>
          <w:kern w:val="2"/>
          <w:sz w:val="22"/>
          <w:szCs w:val="22"/>
          <w:lang w:val="fr-MG" w:eastAsia="fr-MG"/>
        </w:rPr>
      </w:pPr>
      <w:r>
        <w:fldChar w:fldCharType="begin"/>
      </w:r>
      <w:r>
        <w:instrText xml:space="preserve"> TOC \h \z \c "Tableau" </w:instrText>
      </w:r>
      <w:r>
        <w:fldChar w:fldCharType="separate"/>
      </w:r>
      <w:hyperlink w:anchor="_Toc149507679" w:history="1">
        <w:r w:rsidR="00C71AEA" w:rsidRPr="004D5A35">
          <w:rPr>
            <w:rStyle w:val="Lienhypertexte"/>
            <w:noProof/>
          </w:rPr>
          <w:t>Tableau 1 : Comparaison entre Java et PHP</w:t>
        </w:r>
        <w:r w:rsidR="00C71AEA">
          <w:rPr>
            <w:noProof/>
            <w:webHidden/>
          </w:rPr>
          <w:tab/>
        </w:r>
        <w:r w:rsidR="00C71AEA">
          <w:rPr>
            <w:noProof/>
            <w:webHidden/>
          </w:rPr>
          <w:fldChar w:fldCharType="begin"/>
        </w:r>
        <w:r w:rsidR="00C71AEA">
          <w:rPr>
            <w:noProof/>
            <w:webHidden/>
          </w:rPr>
          <w:instrText xml:space="preserve"> PAGEREF _Toc149507679 \h </w:instrText>
        </w:r>
        <w:r w:rsidR="00C71AEA">
          <w:rPr>
            <w:noProof/>
            <w:webHidden/>
          </w:rPr>
        </w:r>
        <w:r w:rsidR="00C71AEA">
          <w:rPr>
            <w:noProof/>
            <w:webHidden/>
          </w:rPr>
          <w:fldChar w:fldCharType="separate"/>
        </w:r>
        <w:r w:rsidR="00466F73">
          <w:rPr>
            <w:noProof/>
            <w:webHidden/>
          </w:rPr>
          <w:t>12</w:t>
        </w:r>
        <w:r w:rsidR="00C71AEA">
          <w:rPr>
            <w:noProof/>
            <w:webHidden/>
          </w:rPr>
          <w:fldChar w:fldCharType="end"/>
        </w:r>
      </w:hyperlink>
    </w:p>
    <w:p w14:paraId="28D1CDF9" w14:textId="35DDE580" w:rsidR="00C71AEA" w:rsidRPr="0092014B" w:rsidRDefault="00C71AEA">
      <w:pPr>
        <w:pStyle w:val="Tabledesillustrations"/>
        <w:tabs>
          <w:tab w:val="right" w:leader="dot" w:pos="9060"/>
        </w:tabs>
        <w:rPr>
          <w:rFonts w:asciiTheme="minorHAnsi" w:eastAsiaTheme="minorEastAsia" w:hAnsiTheme="minorHAnsi" w:cstheme="minorBidi"/>
          <w:noProof/>
          <w:kern w:val="2"/>
          <w:sz w:val="22"/>
          <w:szCs w:val="22"/>
          <w:lang w:val="fr-MG" w:eastAsia="fr-MG"/>
        </w:rPr>
      </w:pPr>
      <w:hyperlink w:anchor="_Toc149507680" w:history="1">
        <w:r w:rsidRPr="004D5A35">
          <w:rPr>
            <w:rStyle w:val="Lienhypertexte"/>
            <w:noProof/>
          </w:rPr>
          <w:t>Tableau 2 : Comparaison Oracle Database et PostgreSQL</w:t>
        </w:r>
        <w:r>
          <w:rPr>
            <w:noProof/>
            <w:webHidden/>
          </w:rPr>
          <w:tab/>
        </w:r>
        <w:r>
          <w:rPr>
            <w:noProof/>
            <w:webHidden/>
          </w:rPr>
          <w:fldChar w:fldCharType="begin"/>
        </w:r>
        <w:r>
          <w:rPr>
            <w:noProof/>
            <w:webHidden/>
          </w:rPr>
          <w:instrText xml:space="preserve"> PAGEREF _Toc149507680 \h </w:instrText>
        </w:r>
        <w:r>
          <w:rPr>
            <w:noProof/>
            <w:webHidden/>
          </w:rPr>
        </w:r>
        <w:r>
          <w:rPr>
            <w:noProof/>
            <w:webHidden/>
          </w:rPr>
          <w:fldChar w:fldCharType="separate"/>
        </w:r>
        <w:r w:rsidR="00466F73">
          <w:rPr>
            <w:noProof/>
            <w:webHidden/>
          </w:rPr>
          <w:t>14</w:t>
        </w:r>
        <w:r>
          <w:rPr>
            <w:noProof/>
            <w:webHidden/>
          </w:rPr>
          <w:fldChar w:fldCharType="end"/>
        </w:r>
      </w:hyperlink>
    </w:p>
    <w:p w14:paraId="13D79DFB" w14:textId="2B933A2E" w:rsidR="00C71AEA" w:rsidRPr="0092014B" w:rsidRDefault="00C71AEA">
      <w:pPr>
        <w:pStyle w:val="Tabledesillustrations"/>
        <w:tabs>
          <w:tab w:val="right" w:leader="dot" w:pos="9060"/>
        </w:tabs>
        <w:rPr>
          <w:rFonts w:asciiTheme="minorHAnsi" w:eastAsiaTheme="minorEastAsia" w:hAnsiTheme="minorHAnsi" w:cstheme="minorBidi"/>
          <w:noProof/>
          <w:kern w:val="2"/>
          <w:sz w:val="22"/>
          <w:szCs w:val="22"/>
          <w:lang w:val="fr-MG" w:eastAsia="fr-MG"/>
        </w:rPr>
      </w:pPr>
      <w:hyperlink w:anchor="_Toc149507681" w:history="1">
        <w:r w:rsidRPr="004D5A35">
          <w:rPr>
            <w:rStyle w:val="Lienhypertexte"/>
            <w:noProof/>
          </w:rPr>
          <w:t>Tableau 3 : Comparatif entre React Native et Ionic</w:t>
        </w:r>
        <w:r>
          <w:rPr>
            <w:noProof/>
            <w:webHidden/>
          </w:rPr>
          <w:tab/>
        </w:r>
        <w:r>
          <w:rPr>
            <w:noProof/>
            <w:webHidden/>
          </w:rPr>
          <w:fldChar w:fldCharType="begin"/>
        </w:r>
        <w:r>
          <w:rPr>
            <w:noProof/>
            <w:webHidden/>
          </w:rPr>
          <w:instrText xml:space="preserve"> PAGEREF _Toc149507681 \h </w:instrText>
        </w:r>
        <w:r>
          <w:rPr>
            <w:noProof/>
            <w:webHidden/>
          </w:rPr>
        </w:r>
        <w:r>
          <w:rPr>
            <w:noProof/>
            <w:webHidden/>
          </w:rPr>
          <w:fldChar w:fldCharType="separate"/>
        </w:r>
        <w:r w:rsidR="00466F73">
          <w:rPr>
            <w:noProof/>
            <w:webHidden/>
          </w:rPr>
          <w:t>15</w:t>
        </w:r>
        <w:r>
          <w:rPr>
            <w:noProof/>
            <w:webHidden/>
          </w:rPr>
          <w:fldChar w:fldCharType="end"/>
        </w:r>
      </w:hyperlink>
    </w:p>
    <w:p w14:paraId="51D45576" w14:textId="0CBBD09B" w:rsidR="00C71AEA" w:rsidRPr="0092014B" w:rsidRDefault="00C71AEA">
      <w:pPr>
        <w:pStyle w:val="Tabledesillustrations"/>
        <w:tabs>
          <w:tab w:val="right" w:leader="dot" w:pos="9060"/>
        </w:tabs>
        <w:rPr>
          <w:rFonts w:asciiTheme="minorHAnsi" w:eastAsiaTheme="minorEastAsia" w:hAnsiTheme="minorHAnsi" w:cstheme="minorBidi"/>
          <w:noProof/>
          <w:kern w:val="2"/>
          <w:sz w:val="22"/>
          <w:szCs w:val="22"/>
          <w:lang w:val="fr-MG" w:eastAsia="fr-MG"/>
        </w:rPr>
      </w:pPr>
      <w:hyperlink w:anchor="_Toc149507682" w:history="1">
        <w:r w:rsidRPr="004D5A35">
          <w:rPr>
            <w:rStyle w:val="Lienhypertexte"/>
            <w:noProof/>
          </w:rPr>
          <w:t>Tableau 4 : Valeur du mobile</w:t>
        </w:r>
        <w:r>
          <w:rPr>
            <w:noProof/>
            <w:webHidden/>
          </w:rPr>
          <w:tab/>
        </w:r>
        <w:r>
          <w:rPr>
            <w:noProof/>
            <w:webHidden/>
          </w:rPr>
          <w:fldChar w:fldCharType="begin"/>
        </w:r>
        <w:r>
          <w:rPr>
            <w:noProof/>
            <w:webHidden/>
          </w:rPr>
          <w:instrText xml:space="preserve"> PAGEREF _Toc149507682 \h </w:instrText>
        </w:r>
        <w:r>
          <w:rPr>
            <w:noProof/>
            <w:webHidden/>
          </w:rPr>
        </w:r>
        <w:r>
          <w:rPr>
            <w:noProof/>
            <w:webHidden/>
          </w:rPr>
          <w:fldChar w:fldCharType="separate"/>
        </w:r>
        <w:r w:rsidR="00466F73">
          <w:rPr>
            <w:noProof/>
            <w:webHidden/>
          </w:rPr>
          <w:t>25</w:t>
        </w:r>
        <w:r>
          <w:rPr>
            <w:noProof/>
            <w:webHidden/>
          </w:rPr>
          <w:fldChar w:fldCharType="end"/>
        </w:r>
      </w:hyperlink>
    </w:p>
    <w:p w14:paraId="3B17D34F" w14:textId="33042B29" w:rsidR="007C4C1D" w:rsidRDefault="00BB2664" w:rsidP="009A6377">
      <w:pPr>
        <w:pStyle w:val="Titre1"/>
        <w:numPr>
          <w:ilvl w:val="0"/>
          <w:numId w:val="0"/>
        </w:numPr>
      </w:pPr>
      <w:r>
        <w:fldChar w:fldCharType="end"/>
      </w:r>
      <w:bookmarkStart w:id="68" w:name="_Toc149507619"/>
      <w:r w:rsidR="00FA2629">
        <w:t xml:space="preserve">Liste des </w:t>
      </w:r>
      <w:bookmarkEnd w:id="62"/>
      <w:r w:rsidR="00915BC6">
        <w:t>figures</w:t>
      </w:r>
      <w:bookmarkEnd w:id="68"/>
    </w:p>
    <w:bookmarkStart w:id="69" w:name="_Toc105039383"/>
    <w:p w14:paraId="3F692674" w14:textId="423665A5" w:rsidR="00495522" w:rsidRPr="0092014B" w:rsidRDefault="001E170A">
      <w:pPr>
        <w:pStyle w:val="Tabledesillustrations"/>
        <w:tabs>
          <w:tab w:val="right" w:leader="dot" w:pos="9060"/>
        </w:tabs>
        <w:rPr>
          <w:rFonts w:asciiTheme="minorHAnsi" w:eastAsiaTheme="minorEastAsia" w:hAnsiTheme="minorHAnsi" w:cstheme="minorBidi"/>
          <w:noProof/>
          <w:kern w:val="2"/>
          <w:sz w:val="22"/>
          <w:szCs w:val="22"/>
          <w:lang w:val="fr-MG" w:eastAsia="fr-MG"/>
        </w:rPr>
      </w:pPr>
      <w:r>
        <w:fldChar w:fldCharType="begin"/>
      </w:r>
      <w:r>
        <w:instrText xml:space="preserve"> TOC \h \z \c "Figure" </w:instrText>
      </w:r>
      <w:r>
        <w:fldChar w:fldCharType="separate"/>
      </w:r>
      <w:r w:rsidR="00495522" w:rsidRPr="00887085">
        <w:rPr>
          <w:rStyle w:val="Lienhypertexte"/>
          <w:noProof/>
        </w:rPr>
        <w:fldChar w:fldCharType="begin"/>
      </w:r>
      <w:r w:rsidR="00495522" w:rsidRPr="00887085">
        <w:rPr>
          <w:rStyle w:val="Lienhypertexte"/>
          <w:noProof/>
        </w:rPr>
        <w:instrText xml:space="preserve"> </w:instrText>
      </w:r>
      <w:r w:rsidR="00495522">
        <w:rPr>
          <w:noProof/>
        </w:rPr>
        <w:instrText>HYPERLINK \l "_Toc149507656"</w:instrText>
      </w:r>
      <w:r w:rsidR="00495522" w:rsidRPr="00887085">
        <w:rPr>
          <w:rStyle w:val="Lienhypertexte"/>
          <w:noProof/>
        </w:rPr>
        <w:instrText xml:space="preserve"> </w:instrText>
      </w:r>
      <w:r w:rsidR="00495522" w:rsidRPr="00887085">
        <w:rPr>
          <w:rStyle w:val="Lienhypertexte"/>
          <w:noProof/>
        </w:rPr>
      </w:r>
      <w:r w:rsidR="00495522" w:rsidRPr="00887085">
        <w:rPr>
          <w:rStyle w:val="Lienhypertexte"/>
          <w:noProof/>
        </w:rPr>
        <w:fldChar w:fldCharType="separate"/>
      </w:r>
      <w:r w:rsidR="00495522" w:rsidRPr="00887085">
        <w:rPr>
          <w:rStyle w:val="Lienhypertexte"/>
          <w:noProof/>
        </w:rPr>
        <w:t>Figure 1 : Planning du Projet</w:t>
      </w:r>
      <w:r w:rsidR="00495522">
        <w:rPr>
          <w:noProof/>
          <w:webHidden/>
        </w:rPr>
        <w:tab/>
      </w:r>
      <w:r w:rsidR="00495522">
        <w:rPr>
          <w:noProof/>
          <w:webHidden/>
        </w:rPr>
        <w:fldChar w:fldCharType="begin"/>
      </w:r>
      <w:r w:rsidR="00495522">
        <w:rPr>
          <w:noProof/>
          <w:webHidden/>
        </w:rPr>
        <w:instrText xml:space="preserve"> PAGEREF _Toc149507656 \h </w:instrText>
      </w:r>
      <w:r w:rsidR="00495522">
        <w:rPr>
          <w:noProof/>
          <w:webHidden/>
        </w:rPr>
      </w:r>
      <w:r w:rsidR="00495522">
        <w:rPr>
          <w:noProof/>
          <w:webHidden/>
        </w:rPr>
        <w:fldChar w:fldCharType="separate"/>
      </w:r>
      <w:ins w:id="70" w:author="Valiah Rakotozanany" w:date="2023-10-29T21:36:00Z">
        <w:r w:rsidR="00466F73">
          <w:rPr>
            <w:noProof/>
            <w:webHidden/>
          </w:rPr>
          <w:t>9</w:t>
        </w:r>
      </w:ins>
      <w:del w:id="71" w:author="Valiah Rakotozanany" w:date="2023-10-29T21:36:00Z">
        <w:r w:rsidR="00495522" w:rsidDel="00466F73">
          <w:rPr>
            <w:noProof/>
            <w:webHidden/>
          </w:rPr>
          <w:delText>10</w:delText>
        </w:r>
      </w:del>
      <w:r w:rsidR="00495522">
        <w:rPr>
          <w:noProof/>
          <w:webHidden/>
        </w:rPr>
        <w:fldChar w:fldCharType="end"/>
      </w:r>
      <w:r w:rsidR="00495522" w:rsidRPr="00887085">
        <w:rPr>
          <w:rStyle w:val="Lienhypertexte"/>
          <w:noProof/>
        </w:rPr>
        <w:fldChar w:fldCharType="end"/>
      </w:r>
    </w:p>
    <w:p w14:paraId="3FF51572" w14:textId="3BE63220"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"_Toc149507657"</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2 : Planning du projet</w:t>
      </w:r>
      <w:r>
        <w:rPr>
          <w:noProof/>
          <w:webHidden/>
        </w:rPr>
        <w:tab/>
      </w:r>
      <w:r>
        <w:rPr>
          <w:noProof/>
          <w:webHidden/>
        </w:rPr>
        <w:fldChar w:fldCharType="begin"/>
      </w:r>
      <w:r>
        <w:rPr>
          <w:noProof/>
          <w:webHidden/>
        </w:rPr>
        <w:instrText xml:space="preserve"> PAGEREF _Toc149507657 \h </w:instrText>
      </w:r>
      <w:r>
        <w:rPr>
          <w:noProof/>
          <w:webHidden/>
        </w:rPr>
      </w:r>
      <w:r>
        <w:rPr>
          <w:noProof/>
          <w:webHidden/>
        </w:rPr>
        <w:fldChar w:fldCharType="separate"/>
      </w:r>
      <w:ins w:id="72" w:author="Valiah Rakotozanany" w:date="2023-10-29T21:36:00Z">
        <w:r w:rsidR="00466F73">
          <w:rPr>
            <w:noProof/>
            <w:webHidden/>
          </w:rPr>
          <w:t>10</w:t>
        </w:r>
      </w:ins>
      <w:del w:id="73" w:author="Valiah Rakotozanany" w:date="2023-10-29T21:36:00Z">
        <w:r w:rsidDel="00466F73">
          <w:rPr>
            <w:noProof/>
            <w:webHidden/>
          </w:rPr>
          <w:delText>11</w:delText>
        </w:r>
      </w:del>
      <w:r>
        <w:rPr>
          <w:noProof/>
          <w:webHidden/>
        </w:rPr>
        <w:fldChar w:fldCharType="end"/>
      </w:r>
      <w:r w:rsidRPr="00887085">
        <w:rPr>
          <w:rStyle w:val="Lienhypertexte"/>
          <w:noProof/>
        </w:rPr>
        <w:fldChar w:fldCharType="end"/>
      </w:r>
    </w:p>
    <w:p w14:paraId="38448012" w14:textId="091DBE89"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"_Toc149507658"</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3 : Classement des langages de programmation en 2021 (IEEE)</w:t>
      </w:r>
      <w:r>
        <w:rPr>
          <w:noProof/>
          <w:webHidden/>
        </w:rPr>
        <w:tab/>
      </w:r>
      <w:r>
        <w:rPr>
          <w:noProof/>
          <w:webHidden/>
        </w:rPr>
        <w:fldChar w:fldCharType="begin"/>
      </w:r>
      <w:r>
        <w:rPr>
          <w:noProof/>
          <w:webHidden/>
        </w:rPr>
        <w:instrText xml:space="preserve"> PAGEREF _Toc149507658 \h </w:instrText>
      </w:r>
      <w:r>
        <w:rPr>
          <w:noProof/>
          <w:webHidden/>
        </w:rPr>
      </w:r>
      <w:r>
        <w:rPr>
          <w:noProof/>
          <w:webHidden/>
        </w:rPr>
        <w:fldChar w:fldCharType="separate"/>
      </w:r>
      <w:ins w:id="74" w:author="Valiah Rakotozanany" w:date="2023-10-29T21:36:00Z">
        <w:r w:rsidR="00466F73">
          <w:rPr>
            <w:noProof/>
            <w:webHidden/>
          </w:rPr>
          <w:t>11</w:t>
        </w:r>
      </w:ins>
      <w:del w:id="75" w:author="Valiah Rakotozanany" w:date="2023-10-29T21:36:00Z">
        <w:r w:rsidDel="00466F73">
          <w:rPr>
            <w:noProof/>
            <w:webHidden/>
          </w:rPr>
          <w:delText>12</w:delText>
        </w:r>
      </w:del>
      <w:r>
        <w:rPr>
          <w:noProof/>
          <w:webHidden/>
        </w:rPr>
        <w:fldChar w:fldCharType="end"/>
      </w:r>
      <w:r w:rsidRPr="00887085">
        <w:rPr>
          <w:rStyle w:val="Lienhypertexte"/>
          <w:noProof/>
        </w:rPr>
        <w:fldChar w:fldCharType="end"/>
      </w:r>
    </w:p>
    <w:p w14:paraId="36F1FB38" w14:textId="55233721"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"_Toc149507659"</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4 : Modèle physique de tables de données</w:t>
      </w:r>
      <w:r>
        <w:rPr>
          <w:noProof/>
          <w:webHidden/>
        </w:rPr>
        <w:tab/>
      </w:r>
      <w:r>
        <w:rPr>
          <w:noProof/>
          <w:webHidden/>
        </w:rPr>
        <w:fldChar w:fldCharType="begin"/>
      </w:r>
      <w:r>
        <w:rPr>
          <w:noProof/>
          <w:webHidden/>
        </w:rPr>
        <w:instrText xml:space="preserve"> PAGEREF _Toc149507659 \h </w:instrText>
      </w:r>
      <w:r>
        <w:rPr>
          <w:noProof/>
          <w:webHidden/>
        </w:rPr>
      </w:r>
      <w:r>
        <w:rPr>
          <w:noProof/>
          <w:webHidden/>
        </w:rPr>
        <w:fldChar w:fldCharType="separate"/>
      </w:r>
      <w:ins w:id="76" w:author="Valiah Rakotozanany" w:date="2023-10-29T21:36:00Z">
        <w:r w:rsidR="00466F73">
          <w:rPr>
            <w:noProof/>
            <w:webHidden/>
          </w:rPr>
          <w:t>16</w:t>
        </w:r>
      </w:ins>
      <w:del w:id="77" w:author="Valiah Rakotozanany" w:date="2023-10-29T21:36:00Z">
        <w:r w:rsidDel="00466F73">
          <w:rPr>
            <w:noProof/>
            <w:webHidden/>
          </w:rPr>
          <w:delText>17</w:delText>
        </w:r>
      </w:del>
      <w:r>
        <w:rPr>
          <w:noProof/>
          <w:webHidden/>
        </w:rPr>
        <w:fldChar w:fldCharType="end"/>
      </w:r>
      <w:r w:rsidRPr="00887085">
        <w:rPr>
          <w:rStyle w:val="Lienhypertexte"/>
          <w:noProof/>
        </w:rPr>
        <w:fldChar w:fldCharType="end"/>
      </w:r>
    </w:p>
    <w:p w14:paraId="7C3F7486" w14:textId="4306D105"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"_Toc149507660"</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5 : Authentification de l’administrateur.</w:t>
      </w:r>
      <w:r>
        <w:rPr>
          <w:noProof/>
          <w:webHidden/>
        </w:rPr>
        <w:tab/>
      </w:r>
      <w:r>
        <w:rPr>
          <w:noProof/>
          <w:webHidden/>
        </w:rPr>
        <w:fldChar w:fldCharType="begin"/>
      </w:r>
      <w:r>
        <w:rPr>
          <w:noProof/>
          <w:webHidden/>
        </w:rPr>
        <w:instrText xml:space="preserve"> PAGEREF _Toc149507660 \h </w:instrText>
      </w:r>
      <w:r>
        <w:rPr>
          <w:noProof/>
          <w:webHidden/>
        </w:rPr>
      </w:r>
      <w:r>
        <w:rPr>
          <w:noProof/>
          <w:webHidden/>
        </w:rPr>
        <w:fldChar w:fldCharType="separate"/>
      </w:r>
      <w:ins w:id="78" w:author="Valiah Rakotozanany" w:date="2023-10-29T21:36:00Z">
        <w:r w:rsidR="00466F73">
          <w:rPr>
            <w:noProof/>
            <w:webHidden/>
          </w:rPr>
          <w:t>19</w:t>
        </w:r>
      </w:ins>
      <w:del w:id="79" w:author="Valiah Rakotozanany" w:date="2023-10-29T21:36:00Z">
        <w:r w:rsidDel="00466F73">
          <w:rPr>
            <w:noProof/>
            <w:webHidden/>
          </w:rPr>
          <w:delText>20</w:delText>
        </w:r>
      </w:del>
      <w:r>
        <w:rPr>
          <w:noProof/>
          <w:webHidden/>
        </w:rPr>
        <w:fldChar w:fldCharType="end"/>
      </w:r>
      <w:r w:rsidRPr="00887085">
        <w:rPr>
          <w:rStyle w:val="Lienhypertexte"/>
          <w:noProof/>
        </w:rPr>
        <w:fldChar w:fldCharType="end"/>
      </w:r>
    </w:p>
    <w:p w14:paraId="29662913" w14:textId="778D7319"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"_Toc149507661"</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6 : Liste plat</w:t>
      </w:r>
      <w:r>
        <w:rPr>
          <w:noProof/>
          <w:webHidden/>
        </w:rPr>
        <w:tab/>
      </w:r>
      <w:r>
        <w:rPr>
          <w:noProof/>
          <w:webHidden/>
        </w:rPr>
        <w:fldChar w:fldCharType="begin"/>
      </w:r>
      <w:r>
        <w:rPr>
          <w:noProof/>
          <w:webHidden/>
        </w:rPr>
        <w:instrText xml:space="preserve"> PAGEREF _Toc149507661 \h </w:instrText>
      </w:r>
      <w:r>
        <w:rPr>
          <w:noProof/>
          <w:webHidden/>
        </w:rPr>
      </w:r>
      <w:r>
        <w:rPr>
          <w:noProof/>
          <w:webHidden/>
        </w:rPr>
        <w:fldChar w:fldCharType="separate"/>
      </w:r>
      <w:ins w:id="80" w:author="Valiah Rakotozanany" w:date="2023-10-29T21:36:00Z">
        <w:r w:rsidR="00466F73">
          <w:rPr>
            <w:noProof/>
            <w:webHidden/>
          </w:rPr>
          <w:t>19</w:t>
        </w:r>
      </w:ins>
      <w:del w:id="81" w:author="Valiah Rakotozanany" w:date="2023-10-29T21:36:00Z">
        <w:r w:rsidDel="00466F73">
          <w:rPr>
            <w:noProof/>
            <w:webHidden/>
          </w:rPr>
          <w:delText>20</w:delText>
        </w:r>
      </w:del>
      <w:r>
        <w:rPr>
          <w:noProof/>
          <w:webHidden/>
        </w:rPr>
        <w:fldChar w:fldCharType="end"/>
      </w:r>
      <w:r w:rsidRPr="00887085">
        <w:rPr>
          <w:rStyle w:val="Lienhypertexte"/>
          <w:noProof/>
        </w:rPr>
        <w:fldChar w:fldCharType="end"/>
      </w:r>
    </w:p>
    <w:p w14:paraId="4F428310" w14:textId="08856E76"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"_Toc149507662"</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7 : Fiche Plat-Ajout recette plat</w:t>
      </w:r>
      <w:r>
        <w:rPr>
          <w:noProof/>
          <w:webHidden/>
        </w:rPr>
        <w:tab/>
      </w:r>
      <w:r>
        <w:rPr>
          <w:noProof/>
          <w:webHidden/>
        </w:rPr>
        <w:fldChar w:fldCharType="begin"/>
      </w:r>
      <w:r>
        <w:rPr>
          <w:noProof/>
          <w:webHidden/>
        </w:rPr>
        <w:instrText xml:space="preserve"> PAGEREF _Toc149507662 \h </w:instrText>
      </w:r>
      <w:r>
        <w:rPr>
          <w:noProof/>
          <w:webHidden/>
        </w:rPr>
      </w:r>
      <w:r>
        <w:rPr>
          <w:noProof/>
          <w:webHidden/>
        </w:rPr>
        <w:fldChar w:fldCharType="separate"/>
      </w:r>
      <w:ins w:id="82" w:author="Valiah Rakotozanany" w:date="2023-10-29T21:36:00Z">
        <w:r w:rsidR="00466F73">
          <w:rPr>
            <w:noProof/>
            <w:webHidden/>
          </w:rPr>
          <w:t>20</w:t>
        </w:r>
      </w:ins>
      <w:del w:id="83" w:author="Valiah Rakotozanany" w:date="2023-10-29T21:36:00Z">
        <w:r w:rsidDel="00466F73">
          <w:rPr>
            <w:noProof/>
            <w:webHidden/>
          </w:rPr>
          <w:delText>21</w:delText>
        </w:r>
      </w:del>
      <w:r>
        <w:rPr>
          <w:noProof/>
          <w:webHidden/>
        </w:rPr>
        <w:fldChar w:fldCharType="end"/>
      </w:r>
      <w:r w:rsidRPr="00887085">
        <w:rPr>
          <w:rStyle w:val="Lienhypertexte"/>
          <w:noProof/>
        </w:rPr>
        <w:fldChar w:fldCharType="end"/>
      </w:r>
    </w:p>
    <w:p w14:paraId="45AAC964" w14:textId="01EB5965"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"_Toc149507663"</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8 : Ajout Plat</w:t>
      </w:r>
      <w:r>
        <w:rPr>
          <w:noProof/>
          <w:webHidden/>
        </w:rPr>
        <w:tab/>
      </w:r>
      <w:r>
        <w:rPr>
          <w:noProof/>
          <w:webHidden/>
        </w:rPr>
        <w:fldChar w:fldCharType="begin"/>
      </w:r>
      <w:r>
        <w:rPr>
          <w:noProof/>
          <w:webHidden/>
        </w:rPr>
        <w:instrText xml:space="preserve"> PAGEREF _Toc149507663 \h </w:instrText>
      </w:r>
      <w:r>
        <w:rPr>
          <w:noProof/>
          <w:webHidden/>
        </w:rPr>
      </w:r>
      <w:r>
        <w:rPr>
          <w:noProof/>
          <w:webHidden/>
        </w:rPr>
        <w:fldChar w:fldCharType="separate"/>
      </w:r>
      <w:ins w:id="84" w:author="Valiah Rakotozanany" w:date="2023-10-29T21:36:00Z">
        <w:r w:rsidR="00466F73">
          <w:rPr>
            <w:noProof/>
            <w:webHidden/>
          </w:rPr>
          <w:t>20</w:t>
        </w:r>
      </w:ins>
      <w:del w:id="85" w:author="Valiah Rakotozanany" w:date="2023-10-29T21:36:00Z">
        <w:r w:rsidDel="00466F73">
          <w:rPr>
            <w:noProof/>
            <w:webHidden/>
          </w:rPr>
          <w:delText>21</w:delText>
        </w:r>
      </w:del>
      <w:r>
        <w:rPr>
          <w:noProof/>
          <w:webHidden/>
        </w:rPr>
        <w:fldChar w:fldCharType="end"/>
      </w:r>
      <w:r w:rsidRPr="00887085">
        <w:rPr>
          <w:rStyle w:val="Lienhypertexte"/>
          <w:noProof/>
        </w:rPr>
        <w:fldChar w:fldCharType="end"/>
      </w:r>
    </w:p>
    <w:p w14:paraId="43FCCD3B" w14:textId="3CD137D5"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"_Toc149507664"</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9 : ajout type plat</w:t>
      </w:r>
      <w:r>
        <w:rPr>
          <w:noProof/>
          <w:webHidden/>
        </w:rPr>
        <w:tab/>
      </w:r>
      <w:r>
        <w:rPr>
          <w:noProof/>
          <w:webHidden/>
        </w:rPr>
        <w:fldChar w:fldCharType="begin"/>
      </w:r>
      <w:r>
        <w:rPr>
          <w:noProof/>
          <w:webHidden/>
        </w:rPr>
        <w:instrText xml:space="preserve"> PAGEREF _Toc149507664 \h </w:instrText>
      </w:r>
      <w:r>
        <w:rPr>
          <w:noProof/>
          <w:webHidden/>
        </w:rPr>
      </w:r>
      <w:r>
        <w:rPr>
          <w:noProof/>
          <w:webHidden/>
        </w:rPr>
        <w:fldChar w:fldCharType="separate"/>
      </w:r>
      <w:ins w:id="86" w:author="Valiah Rakotozanany" w:date="2023-10-29T21:36:00Z">
        <w:r w:rsidR="00466F73">
          <w:rPr>
            <w:noProof/>
            <w:webHidden/>
          </w:rPr>
          <w:t>21</w:t>
        </w:r>
      </w:ins>
      <w:del w:id="87" w:author="Valiah Rakotozanany" w:date="2023-10-29T21:36:00Z">
        <w:r w:rsidDel="00466F73">
          <w:rPr>
            <w:noProof/>
            <w:webHidden/>
          </w:rPr>
          <w:delText>22</w:delText>
        </w:r>
      </w:del>
      <w:r>
        <w:rPr>
          <w:noProof/>
          <w:webHidden/>
        </w:rPr>
        <w:fldChar w:fldCharType="end"/>
      </w:r>
      <w:r w:rsidRPr="00887085">
        <w:rPr>
          <w:rStyle w:val="Lienhypertexte"/>
          <w:noProof/>
        </w:rPr>
        <w:fldChar w:fldCharType="end"/>
      </w:r>
    </w:p>
    <w:p w14:paraId="545A2A59" w14:textId="4157AC70"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"_Toc149507665"</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10 : Liste ingrédient et Ajout ingrédient</w:t>
      </w:r>
      <w:r>
        <w:rPr>
          <w:noProof/>
          <w:webHidden/>
        </w:rPr>
        <w:tab/>
      </w:r>
      <w:r>
        <w:rPr>
          <w:noProof/>
          <w:webHidden/>
        </w:rPr>
        <w:fldChar w:fldCharType="begin"/>
      </w:r>
      <w:r>
        <w:rPr>
          <w:noProof/>
          <w:webHidden/>
        </w:rPr>
        <w:instrText xml:space="preserve"> PAGEREF _Toc149507665 \h </w:instrText>
      </w:r>
      <w:r>
        <w:rPr>
          <w:noProof/>
          <w:webHidden/>
        </w:rPr>
      </w:r>
      <w:r>
        <w:rPr>
          <w:noProof/>
          <w:webHidden/>
        </w:rPr>
        <w:fldChar w:fldCharType="separate"/>
      </w:r>
      <w:ins w:id="88" w:author="Valiah Rakotozanany" w:date="2023-10-29T21:36:00Z">
        <w:r w:rsidR="00466F73">
          <w:rPr>
            <w:noProof/>
            <w:webHidden/>
          </w:rPr>
          <w:t>22</w:t>
        </w:r>
      </w:ins>
      <w:del w:id="89" w:author="Valiah Rakotozanany" w:date="2023-10-29T21:36:00Z">
        <w:r w:rsidDel="00466F73">
          <w:rPr>
            <w:noProof/>
            <w:webHidden/>
          </w:rPr>
          <w:delText>23</w:delText>
        </w:r>
      </w:del>
      <w:r>
        <w:rPr>
          <w:noProof/>
          <w:webHidden/>
        </w:rPr>
        <w:fldChar w:fldCharType="end"/>
      </w:r>
      <w:r w:rsidRPr="00887085">
        <w:rPr>
          <w:rStyle w:val="Lienhypertexte"/>
          <w:noProof/>
        </w:rPr>
        <w:fldChar w:fldCharType="end"/>
      </w:r>
    </w:p>
    <w:p w14:paraId="221770F9" w14:textId="5B7F2F29"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"_Toc149507666"</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11 : Liste des maladies</w:t>
      </w:r>
      <w:r>
        <w:rPr>
          <w:noProof/>
          <w:webHidden/>
        </w:rPr>
        <w:tab/>
      </w:r>
      <w:r>
        <w:rPr>
          <w:noProof/>
          <w:webHidden/>
        </w:rPr>
        <w:fldChar w:fldCharType="begin"/>
      </w:r>
      <w:r>
        <w:rPr>
          <w:noProof/>
          <w:webHidden/>
        </w:rPr>
        <w:instrText xml:space="preserve"> PAGEREF _Toc149507666 \h </w:instrText>
      </w:r>
      <w:r>
        <w:rPr>
          <w:noProof/>
          <w:webHidden/>
        </w:rPr>
      </w:r>
      <w:r>
        <w:rPr>
          <w:noProof/>
          <w:webHidden/>
        </w:rPr>
        <w:fldChar w:fldCharType="separate"/>
      </w:r>
      <w:ins w:id="90" w:author="Valiah Rakotozanany" w:date="2023-10-29T21:36:00Z">
        <w:r w:rsidR="00466F73">
          <w:rPr>
            <w:noProof/>
            <w:webHidden/>
          </w:rPr>
          <w:t>23</w:t>
        </w:r>
      </w:ins>
      <w:del w:id="91" w:author="Valiah Rakotozanany" w:date="2023-10-29T21:36:00Z">
        <w:r w:rsidDel="00466F73">
          <w:rPr>
            <w:noProof/>
            <w:webHidden/>
          </w:rPr>
          <w:delText>24</w:delText>
        </w:r>
      </w:del>
      <w:r>
        <w:rPr>
          <w:noProof/>
          <w:webHidden/>
        </w:rPr>
        <w:fldChar w:fldCharType="end"/>
      </w:r>
      <w:r w:rsidRPr="00887085">
        <w:rPr>
          <w:rStyle w:val="Lienhypertexte"/>
          <w:noProof/>
        </w:rPr>
        <w:fldChar w:fldCharType="end"/>
      </w:r>
    </w:p>
    <w:p w14:paraId="7855D5B9" w14:textId="39411601"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"_Toc149507667"</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12 : Fiche Maladie</w:t>
      </w:r>
      <w:r>
        <w:rPr>
          <w:noProof/>
          <w:webHidden/>
        </w:rPr>
        <w:tab/>
      </w:r>
      <w:r>
        <w:rPr>
          <w:noProof/>
          <w:webHidden/>
        </w:rPr>
        <w:fldChar w:fldCharType="begin"/>
      </w:r>
      <w:r>
        <w:rPr>
          <w:noProof/>
          <w:webHidden/>
        </w:rPr>
        <w:instrText xml:space="preserve"> PAGEREF _Toc149507667 \h </w:instrText>
      </w:r>
      <w:r>
        <w:rPr>
          <w:noProof/>
          <w:webHidden/>
        </w:rPr>
      </w:r>
      <w:r>
        <w:rPr>
          <w:noProof/>
          <w:webHidden/>
        </w:rPr>
        <w:fldChar w:fldCharType="separate"/>
      </w:r>
      <w:ins w:id="92" w:author="Valiah Rakotozanany" w:date="2023-10-29T21:36:00Z">
        <w:r w:rsidR="00466F73">
          <w:rPr>
            <w:noProof/>
            <w:webHidden/>
          </w:rPr>
          <w:t>24</w:t>
        </w:r>
      </w:ins>
      <w:del w:id="93" w:author="Valiah Rakotozanany" w:date="2023-10-29T21:36:00Z">
        <w:r w:rsidDel="00466F73">
          <w:rPr>
            <w:noProof/>
            <w:webHidden/>
          </w:rPr>
          <w:delText>25</w:delText>
        </w:r>
      </w:del>
      <w:r>
        <w:rPr>
          <w:noProof/>
          <w:webHidden/>
        </w:rPr>
        <w:fldChar w:fldCharType="end"/>
      </w:r>
      <w:r w:rsidRPr="00887085">
        <w:rPr>
          <w:rStyle w:val="Lienhypertexte"/>
          <w:noProof/>
        </w:rPr>
        <w:fldChar w:fldCharType="end"/>
      </w:r>
    </w:p>
    <w:p w14:paraId="0FF50F2C" w14:textId="10F6039A"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"_Toc149507668"</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13 : Ajout maladie</w:t>
      </w:r>
      <w:r>
        <w:rPr>
          <w:noProof/>
          <w:webHidden/>
        </w:rPr>
        <w:tab/>
      </w:r>
      <w:r>
        <w:rPr>
          <w:noProof/>
          <w:webHidden/>
        </w:rPr>
        <w:fldChar w:fldCharType="begin"/>
      </w:r>
      <w:r>
        <w:rPr>
          <w:noProof/>
          <w:webHidden/>
        </w:rPr>
        <w:instrText xml:space="preserve"> PAGEREF _Toc149507668 \h </w:instrText>
      </w:r>
      <w:r>
        <w:rPr>
          <w:noProof/>
          <w:webHidden/>
        </w:rPr>
      </w:r>
      <w:r>
        <w:rPr>
          <w:noProof/>
          <w:webHidden/>
        </w:rPr>
        <w:fldChar w:fldCharType="separate"/>
      </w:r>
      <w:ins w:id="94" w:author="Valiah Rakotozanany" w:date="2023-10-29T21:36:00Z">
        <w:r w:rsidR="00466F73">
          <w:rPr>
            <w:noProof/>
            <w:webHidden/>
          </w:rPr>
          <w:t>24</w:t>
        </w:r>
      </w:ins>
      <w:del w:id="95" w:author="Valiah Rakotozanany" w:date="2023-10-29T21:36:00Z">
        <w:r w:rsidDel="00466F73">
          <w:rPr>
            <w:noProof/>
            <w:webHidden/>
          </w:rPr>
          <w:delText>25</w:delText>
        </w:r>
      </w:del>
      <w:r>
        <w:rPr>
          <w:noProof/>
          <w:webHidden/>
        </w:rPr>
        <w:fldChar w:fldCharType="end"/>
      </w:r>
      <w:r w:rsidRPr="00887085">
        <w:rPr>
          <w:rStyle w:val="Lienhypertexte"/>
          <w:noProof/>
        </w:rPr>
        <w:fldChar w:fldCharType="end"/>
      </w:r>
    </w:p>
    <w:p w14:paraId="4753D34A" w14:textId="48F4D940"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"_Toc149507669"</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14 : Inscription et login</w:t>
      </w:r>
      <w:r>
        <w:rPr>
          <w:noProof/>
          <w:webHidden/>
        </w:rPr>
        <w:tab/>
      </w:r>
      <w:r>
        <w:rPr>
          <w:noProof/>
          <w:webHidden/>
        </w:rPr>
        <w:fldChar w:fldCharType="begin"/>
      </w:r>
      <w:r>
        <w:rPr>
          <w:noProof/>
          <w:webHidden/>
        </w:rPr>
        <w:instrText xml:space="preserve"> PAGEREF _Toc149507669 \h </w:instrText>
      </w:r>
      <w:r>
        <w:rPr>
          <w:noProof/>
          <w:webHidden/>
        </w:rPr>
      </w:r>
      <w:r>
        <w:rPr>
          <w:noProof/>
          <w:webHidden/>
        </w:rPr>
        <w:fldChar w:fldCharType="separate"/>
      </w:r>
      <w:ins w:id="96" w:author="Valiah Rakotozanany" w:date="2023-10-29T21:36:00Z">
        <w:r w:rsidR="00466F73">
          <w:rPr>
            <w:noProof/>
            <w:webHidden/>
          </w:rPr>
          <w:t>26</w:t>
        </w:r>
      </w:ins>
      <w:del w:id="97" w:author="Valiah Rakotozanany" w:date="2023-10-29T21:36:00Z">
        <w:r w:rsidDel="00466F73">
          <w:rPr>
            <w:noProof/>
            <w:webHidden/>
          </w:rPr>
          <w:delText>27</w:delText>
        </w:r>
      </w:del>
      <w:r>
        <w:rPr>
          <w:noProof/>
          <w:webHidden/>
        </w:rPr>
        <w:fldChar w:fldCharType="end"/>
      </w:r>
      <w:r w:rsidRPr="00887085">
        <w:rPr>
          <w:rStyle w:val="Lienhypertexte"/>
          <w:noProof/>
        </w:rPr>
        <w:fldChar w:fldCharType="end"/>
      </w:r>
    </w:p>
    <w:p w14:paraId="75DDA295" w14:textId="743F4FD4"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"_Toc149507670"</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15 : interface d’ajout membres et ajout maladie ou intolérance</w:t>
      </w:r>
      <w:r>
        <w:rPr>
          <w:noProof/>
          <w:webHidden/>
        </w:rPr>
        <w:tab/>
      </w:r>
      <w:r>
        <w:rPr>
          <w:noProof/>
          <w:webHidden/>
        </w:rPr>
        <w:fldChar w:fldCharType="begin"/>
      </w:r>
      <w:r>
        <w:rPr>
          <w:noProof/>
          <w:webHidden/>
        </w:rPr>
        <w:instrText xml:space="preserve"> PAGEREF _Toc149507670 \h </w:instrText>
      </w:r>
      <w:r>
        <w:rPr>
          <w:noProof/>
          <w:webHidden/>
        </w:rPr>
      </w:r>
      <w:r>
        <w:rPr>
          <w:noProof/>
          <w:webHidden/>
        </w:rPr>
        <w:fldChar w:fldCharType="separate"/>
      </w:r>
      <w:ins w:id="98" w:author="Valiah Rakotozanany" w:date="2023-10-29T21:36:00Z">
        <w:r w:rsidR="00466F73">
          <w:rPr>
            <w:noProof/>
            <w:webHidden/>
          </w:rPr>
          <w:t>27</w:t>
        </w:r>
      </w:ins>
      <w:del w:id="99" w:author="Valiah Rakotozanany" w:date="2023-10-29T21:36:00Z">
        <w:r w:rsidDel="00466F73">
          <w:rPr>
            <w:noProof/>
            <w:webHidden/>
          </w:rPr>
          <w:delText>28</w:delText>
        </w:r>
      </w:del>
      <w:r>
        <w:rPr>
          <w:noProof/>
          <w:webHidden/>
        </w:rPr>
        <w:fldChar w:fldCharType="end"/>
      </w:r>
      <w:r w:rsidRPr="00887085">
        <w:rPr>
          <w:rStyle w:val="Lienhypertexte"/>
          <w:noProof/>
        </w:rPr>
        <w:fldChar w:fldCharType="end"/>
      </w:r>
    </w:p>
    <w:p w14:paraId="52B33320" w14:textId="3BE66137"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"_Toc149507671"</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16 : Liste des membres</w:t>
      </w:r>
      <w:r>
        <w:rPr>
          <w:noProof/>
          <w:webHidden/>
        </w:rPr>
        <w:tab/>
      </w:r>
      <w:r>
        <w:rPr>
          <w:noProof/>
          <w:webHidden/>
        </w:rPr>
        <w:fldChar w:fldCharType="begin"/>
      </w:r>
      <w:r>
        <w:rPr>
          <w:noProof/>
          <w:webHidden/>
        </w:rPr>
        <w:instrText xml:space="preserve"> PAGEREF _Toc149507671 \h </w:instrText>
      </w:r>
      <w:r>
        <w:rPr>
          <w:noProof/>
          <w:webHidden/>
        </w:rPr>
      </w:r>
      <w:r>
        <w:rPr>
          <w:noProof/>
          <w:webHidden/>
        </w:rPr>
        <w:fldChar w:fldCharType="separate"/>
      </w:r>
      <w:ins w:id="100" w:author="Valiah Rakotozanany" w:date="2023-10-29T21:36:00Z">
        <w:r w:rsidR="00466F73">
          <w:rPr>
            <w:noProof/>
            <w:webHidden/>
          </w:rPr>
          <w:t>28</w:t>
        </w:r>
      </w:ins>
      <w:del w:id="101" w:author="Valiah Rakotozanany" w:date="2023-10-29T21:36:00Z">
        <w:r w:rsidDel="00466F73">
          <w:rPr>
            <w:noProof/>
            <w:webHidden/>
          </w:rPr>
          <w:delText>29</w:delText>
        </w:r>
      </w:del>
      <w:r>
        <w:rPr>
          <w:noProof/>
          <w:webHidden/>
        </w:rPr>
        <w:fldChar w:fldCharType="end"/>
      </w:r>
      <w:r w:rsidRPr="00887085">
        <w:rPr>
          <w:rStyle w:val="Lienhypertexte"/>
          <w:noProof/>
        </w:rPr>
        <w:fldChar w:fldCharType="end"/>
      </w:r>
    </w:p>
    <w:p w14:paraId="3FBD3C59" w14:textId="102C55B9"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"_Toc149507672"</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17 : Fiche détails membres</w:t>
      </w:r>
      <w:r>
        <w:rPr>
          <w:noProof/>
          <w:webHidden/>
        </w:rPr>
        <w:tab/>
      </w:r>
      <w:r>
        <w:rPr>
          <w:noProof/>
          <w:webHidden/>
        </w:rPr>
        <w:fldChar w:fldCharType="begin"/>
      </w:r>
      <w:r>
        <w:rPr>
          <w:noProof/>
          <w:webHidden/>
        </w:rPr>
        <w:instrText xml:space="preserve"> PAGEREF _Toc149507672 \h </w:instrText>
      </w:r>
      <w:r>
        <w:rPr>
          <w:noProof/>
          <w:webHidden/>
        </w:rPr>
      </w:r>
      <w:r>
        <w:rPr>
          <w:noProof/>
          <w:webHidden/>
        </w:rPr>
        <w:fldChar w:fldCharType="separate"/>
      </w:r>
      <w:ins w:id="102" w:author="Valiah Rakotozanany" w:date="2023-10-29T21:36:00Z">
        <w:r w:rsidR="00466F73">
          <w:rPr>
            <w:noProof/>
            <w:webHidden/>
          </w:rPr>
          <w:t>29</w:t>
        </w:r>
      </w:ins>
      <w:del w:id="103" w:author="Valiah Rakotozanany" w:date="2023-10-29T21:36:00Z">
        <w:r w:rsidDel="00466F73">
          <w:rPr>
            <w:noProof/>
            <w:webHidden/>
          </w:rPr>
          <w:delText>30</w:delText>
        </w:r>
      </w:del>
      <w:r>
        <w:rPr>
          <w:noProof/>
          <w:webHidden/>
        </w:rPr>
        <w:fldChar w:fldCharType="end"/>
      </w:r>
      <w:r w:rsidRPr="00887085">
        <w:rPr>
          <w:rStyle w:val="Lienhypertexte"/>
          <w:noProof/>
        </w:rPr>
        <w:fldChar w:fldCharType="end"/>
      </w:r>
    </w:p>
    <w:p w14:paraId="59C1077C" w14:textId="0FE14C6A"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"_Toc149507673"</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18 : Interface de critère pour la proposition</w:t>
      </w:r>
      <w:r>
        <w:rPr>
          <w:noProof/>
          <w:webHidden/>
        </w:rPr>
        <w:tab/>
      </w:r>
      <w:r>
        <w:rPr>
          <w:noProof/>
          <w:webHidden/>
        </w:rPr>
        <w:fldChar w:fldCharType="begin"/>
      </w:r>
      <w:r>
        <w:rPr>
          <w:noProof/>
          <w:webHidden/>
        </w:rPr>
        <w:instrText xml:space="preserve"> PAGEREF _Toc149507673 \h </w:instrText>
      </w:r>
      <w:r>
        <w:rPr>
          <w:noProof/>
          <w:webHidden/>
        </w:rPr>
      </w:r>
      <w:r>
        <w:rPr>
          <w:noProof/>
          <w:webHidden/>
        </w:rPr>
        <w:fldChar w:fldCharType="separate"/>
      </w:r>
      <w:ins w:id="104" w:author="Valiah Rakotozanany" w:date="2023-10-29T21:36:00Z">
        <w:r w:rsidR="00466F73">
          <w:rPr>
            <w:noProof/>
            <w:webHidden/>
          </w:rPr>
          <w:t>30</w:t>
        </w:r>
      </w:ins>
      <w:del w:id="105" w:author="Valiah Rakotozanany" w:date="2023-10-29T21:36:00Z">
        <w:r w:rsidDel="00466F73">
          <w:rPr>
            <w:noProof/>
            <w:webHidden/>
          </w:rPr>
          <w:delText>31</w:delText>
        </w:r>
      </w:del>
      <w:r>
        <w:rPr>
          <w:noProof/>
          <w:webHidden/>
        </w:rPr>
        <w:fldChar w:fldCharType="end"/>
      </w:r>
      <w:r w:rsidRPr="00887085">
        <w:rPr>
          <w:rStyle w:val="Lienhypertexte"/>
          <w:noProof/>
        </w:rPr>
        <w:fldChar w:fldCharType="end"/>
      </w:r>
    </w:p>
    <w:p w14:paraId="5D490220" w14:textId="513D2672"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"_Toc149507674"</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19 : Ingrédients à éviter</w:t>
      </w:r>
      <w:r>
        <w:rPr>
          <w:noProof/>
          <w:webHidden/>
        </w:rPr>
        <w:tab/>
      </w:r>
      <w:r>
        <w:rPr>
          <w:noProof/>
          <w:webHidden/>
        </w:rPr>
        <w:fldChar w:fldCharType="begin"/>
      </w:r>
      <w:r>
        <w:rPr>
          <w:noProof/>
          <w:webHidden/>
        </w:rPr>
        <w:instrText xml:space="preserve"> PAGEREF _Toc149507674 \h </w:instrText>
      </w:r>
      <w:r>
        <w:rPr>
          <w:noProof/>
          <w:webHidden/>
        </w:rPr>
      </w:r>
      <w:r>
        <w:rPr>
          <w:noProof/>
          <w:webHidden/>
        </w:rPr>
        <w:fldChar w:fldCharType="separate"/>
      </w:r>
      <w:ins w:id="106" w:author="Valiah Rakotozanany" w:date="2023-10-29T21:36:00Z">
        <w:r w:rsidR="00466F73">
          <w:rPr>
            <w:noProof/>
            <w:webHidden/>
          </w:rPr>
          <w:t>31</w:t>
        </w:r>
      </w:ins>
      <w:del w:id="107" w:author="Valiah Rakotozanany" w:date="2023-10-29T21:36:00Z">
        <w:r w:rsidDel="00466F73">
          <w:rPr>
            <w:noProof/>
            <w:webHidden/>
          </w:rPr>
          <w:delText>32</w:delText>
        </w:r>
      </w:del>
      <w:r>
        <w:rPr>
          <w:noProof/>
          <w:webHidden/>
        </w:rPr>
        <w:fldChar w:fldCharType="end"/>
      </w:r>
      <w:r w:rsidRPr="00887085">
        <w:rPr>
          <w:rStyle w:val="Lienhypertexte"/>
          <w:noProof/>
        </w:rPr>
        <w:fldChar w:fldCharType="end"/>
      </w:r>
    </w:p>
    <w:p w14:paraId="54E37CE9" w14:textId="31F8B623"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"_Toc149507675"</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20 : Sortie proposition et détails recettes</w:t>
      </w:r>
      <w:r>
        <w:rPr>
          <w:noProof/>
          <w:webHidden/>
        </w:rPr>
        <w:tab/>
      </w:r>
      <w:r>
        <w:rPr>
          <w:noProof/>
          <w:webHidden/>
        </w:rPr>
        <w:fldChar w:fldCharType="begin"/>
      </w:r>
      <w:r>
        <w:rPr>
          <w:noProof/>
          <w:webHidden/>
        </w:rPr>
        <w:instrText xml:space="preserve"> PAGEREF _Toc149507675 \h </w:instrText>
      </w:r>
      <w:r>
        <w:rPr>
          <w:noProof/>
          <w:webHidden/>
        </w:rPr>
      </w:r>
      <w:r>
        <w:rPr>
          <w:noProof/>
          <w:webHidden/>
        </w:rPr>
        <w:fldChar w:fldCharType="separate"/>
      </w:r>
      <w:ins w:id="108" w:author="Valiah Rakotozanany" w:date="2023-10-29T21:36:00Z">
        <w:r w:rsidR="00466F73">
          <w:rPr>
            <w:noProof/>
            <w:webHidden/>
          </w:rPr>
          <w:t>34</w:t>
        </w:r>
      </w:ins>
      <w:del w:id="109" w:author="Valiah Rakotozanany" w:date="2023-10-29T21:36:00Z">
        <w:r w:rsidDel="00466F73">
          <w:rPr>
            <w:noProof/>
            <w:webHidden/>
          </w:rPr>
          <w:delText>35</w:delText>
        </w:r>
      </w:del>
      <w:r>
        <w:rPr>
          <w:noProof/>
          <w:webHidden/>
        </w:rPr>
        <w:fldChar w:fldCharType="end"/>
      </w:r>
      <w:r w:rsidRPr="00887085">
        <w:rPr>
          <w:rStyle w:val="Lienhypertexte"/>
          <w:noProof/>
        </w:rPr>
        <w:fldChar w:fldCharType="end"/>
      </w:r>
    </w:p>
    <w:p w14:paraId="363BD714" w14:textId="2D702493"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"_Toc149507676"</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21 :sortie planning accompagné de recette</w:t>
      </w:r>
      <w:r>
        <w:rPr>
          <w:noProof/>
          <w:webHidden/>
        </w:rPr>
        <w:tab/>
      </w:r>
      <w:r>
        <w:rPr>
          <w:noProof/>
          <w:webHidden/>
        </w:rPr>
        <w:fldChar w:fldCharType="begin"/>
      </w:r>
      <w:r>
        <w:rPr>
          <w:noProof/>
          <w:webHidden/>
        </w:rPr>
        <w:instrText xml:space="preserve"> PAGEREF _Toc149507676 \h </w:instrText>
      </w:r>
      <w:r>
        <w:rPr>
          <w:noProof/>
          <w:webHidden/>
        </w:rPr>
      </w:r>
      <w:r>
        <w:rPr>
          <w:noProof/>
          <w:webHidden/>
        </w:rPr>
        <w:fldChar w:fldCharType="separate"/>
      </w:r>
      <w:ins w:id="110" w:author="Valiah Rakotozanany" w:date="2023-10-29T21:36:00Z">
        <w:r w:rsidR="00466F73">
          <w:rPr>
            <w:noProof/>
            <w:webHidden/>
          </w:rPr>
          <w:t>36</w:t>
        </w:r>
      </w:ins>
      <w:del w:id="111" w:author="Valiah Rakotozanany" w:date="2023-10-29T21:36:00Z">
        <w:r w:rsidDel="00466F73">
          <w:rPr>
            <w:noProof/>
            <w:webHidden/>
          </w:rPr>
          <w:delText>37</w:delText>
        </w:r>
      </w:del>
      <w:r>
        <w:rPr>
          <w:noProof/>
          <w:webHidden/>
        </w:rPr>
        <w:fldChar w:fldCharType="end"/>
      </w:r>
      <w:r w:rsidRPr="00887085">
        <w:rPr>
          <w:rStyle w:val="Lienhypertexte"/>
          <w:noProof/>
        </w:rPr>
        <w:fldChar w:fldCharType="end"/>
      </w:r>
    </w:p>
    <w:p w14:paraId="30B6EB57" w14:textId="4237D64C"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fldChar w:fldCharType="begin"/>
      </w:r>
      <w:r w:rsidRPr="00887085">
        <w:rPr>
          <w:rStyle w:val="Lienhypertexte"/>
          <w:noProof/>
        </w:rPr>
        <w:instrText xml:space="preserve"> </w:instrText>
      </w:r>
      <w:r>
        <w:rPr>
          <w:noProof/>
        </w:rPr>
        <w:instrText>HYPERLINK \l "_Toc149507677"</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22 : Statistique maladies fréquentes</w:t>
      </w:r>
      <w:r>
        <w:rPr>
          <w:noProof/>
          <w:webHidden/>
        </w:rPr>
        <w:tab/>
      </w:r>
      <w:r>
        <w:rPr>
          <w:noProof/>
          <w:webHidden/>
        </w:rPr>
        <w:fldChar w:fldCharType="begin"/>
      </w:r>
      <w:r>
        <w:rPr>
          <w:noProof/>
          <w:webHidden/>
        </w:rPr>
        <w:instrText xml:space="preserve"> PAGEREF _Toc149507677 \h </w:instrText>
      </w:r>
      <w:r>
        <w:rPr>
          <w:noProof/>
          <w:webHidden/>
        </w:rPr>
      </w:r>
      <w:r>
        <w:rPr>
          <w:noProof/>
          <w:webHidden/>
        </w:rPr>
        <w:fldChar w:fldCharType="separate"/>
      </w:r>
      <w:ins w:id="112" w:author="Valiah Rakotozanany" w:date="2023-10-29T21:36:00Z">
        <w:r w:rsidR="00466F73">
          <w:rPr>
            <w:noProof/>
            <w:webHidden/>
          </w:rPr>
          <w:t>36</w:t>
        </w:r>
      </w:ins>
      <w:del w:id="113" w:author="Valiah Rakotozanany" w:date="2023-10-29T21:36:00Z">
        <w:r w:rsidDel="00466F73">
          <w:rPr>
            <w:noProof/>
            <w:webHidden/>
          </w:rPr>
          <w:delText>37</w:delText>
        </w:r>
      </w:del>
      <w:r>
        <w:rPr>
          <w:noProof/>
          <w:webHidden/>
        </w:rPr>
        <w:fldChar w:fldCharType="end"/>
      </w:r>
      <w:r w:rsidRPr="00887085">
        <w:rPr>
          <w:rStyle w:val="Lienhypertexte"/>
          <w:noProof/>
        </w:rPr>
        <w:fldChar w:fldCharType="end"/>
      </w:r>
    </w:p>
    <w:p w14:paraId="746F309C" w14:textId="7324F29B" w:rsidR="00495522" w:rsidRPr="0092014B" w:rsidRDefault="00495522">
      <w:pPr>
        <w:pStyle w:val="Tabledesillustrations"/>
        <w:tabs>
          <w:tab w:val="right" w:leader="dot" w:pos="9060"/>
        </w:tabs>
        <w:rPr>
          <w:rFonts w:asciiTheme="minorHAnsi" w:eastAsiaTheme="minorEastAsia" w:hAnsiTheme="minorHAnsi" w:cstheme="minorBidi"/>
          <w:noProof/>
          <w:kern w:val="2"/>
          <w:sz w:val="22"/>
          <w:szCs w:val="22"/>
          <w:lang w:val="fr-MG" w:eastAsia="fr-MG"/>
        </w:rPr>
      </w:pPr>
      <w:r w:rsidRPr="00887085">
        <w:rPr>
          <w:rStyle w:val="Lienhypertexte"/>
          <w:noProof/>
        </w:rPr>
        <w:lastRenderedPageBreak/>
        <w:fldChar w:fldCharType="begin"/>
      </w:r>
      <w:r w:rsidRPr="00887085">
        <w:rPr>
          <w:rStyle w:val="Lienhypertexte"/>
          <w:noProof/>
        </w:rPr>
        <w:instrText xml:space="preserve"> </w:instrText>
      </w:r>
      <w:r>
        <w:rPr>
          <w:noProof/>
        </w:rPr>
        <w:instrText>HYPERLINK \l "_Toc149507678"</w:instrText>
      </w:r>
      <w:r w:rsidRPr="00887085">
        <w:rPr>
          <w:rStyle w:val="Lienhypertexte"/>
          <w:noProof/>
        </w:rPr>
        <w:instrText xml:space="preserve"> </w:instrText>
      </w:r>
      <w:r w:rsidRPr="00887085">
        <w:rPr>
          <w:rStyle w:val="Lienhypertexte"/>
          <w:noProof/>
        </w:rPr>
      </w:r>
      <w:r w:rsidRPr="00887085">
        <w:rPr>
          <w:rStyle w:val="Lienhypertexte"/>
          <w:noProof/>
        </w:rPr>
        <w:fldChar w:fldCharType="separate"/>
      </w:r>
      <w:r w:rsidRPr="00887085">
        <w:rPr>
          <w:rStyle w:val="Lienhypertexte"/>
          <w:noProof/>
        </w:rPr>
        <w:t>Figure 23 : Statistique types de plats fréquents</w:t>
      </w:r>
      <w:r>
        <w:rPr>
          <w:noProof/>
          <w:webHidden/>
        </w:rPr>
        <w:tab/>
      </w:r>
      <w:r>
        <w:rPr>
          <w:noProof/>
          <w:webHidden/>
        </w:rPr>
        <w:fldChar w:fldCharType="begin"/>
      </w:r>
      <w:r>
        <w:rPr>
          <w:noProof/>
          <w:webHidden/>
        </w:rPr>
        <w:instrText xml:space="preserve"> PAGEREF _Toc149507678 \h </w:instrText>
      </w:r>
      <w:r>
        <w:rPr>
          <w:noProof/>
          <w:webHidden/>
        </w:rPr>
      </w:r>
      <w:r>
        <w:rPr>
          <w:noProof/>
          <w:webHidden/>
        </w:rPr>
        <w:fldChar w:fldCharType="separate"/>
      </w:r>
      <w:ins w:id="114" w:author="Valiah Rakotozanany" w:date="2023-10-29T21:36:00Z">
        <w:r w:rsidR="00466F73">
          <w:rPr>
            <w:noProof/>
            <w:webHidden/>
          </w:rPr>
          <w:t>37</w:t>
        </w:r>
      </w:ins>
      <w:del w:id="115" w:author="Valiah Rakotozanany" w:date="2023-10-29T21:36:00Z">
        <w:r w:rsidDel="00466F73">
          <w:rPr>
            <w:noProof/>
            <w:webHidden/>
          </w:rPr>
          <w:delText>38</w:delText>
        </w:r>
      </w:del>
      <w:r>
        <w:rPr>
          <w:noProof/>
          <w:webHidden/>
        </w:rPr>
        <w:fldChar w:fldCharType="end"/>
      </w:r>
      <w:r w:rsidRPr="00887085">
        <w:rPr>
          <w:rStyle w:val="Lienhypertexte"/>
          <w:noProof/>
        </w:rPr>
        <w:fldChar w:fldCharType="end"/>
      </w:r>
    </w:p>
    <w:p w14:paraId="1C12445C" w14:textId="563AEFAE" w:rsidR="007C4C1D" w:rsidRDefault="001E170A" w:rsidP="009563D8">
      <w:pPr>
        <w:pStyle w:val="Tabledesillustrations"/>
        <w:tabs>
          <w:tab w:val="right" w:leader="dot" w:pos="9060"/>
        </w:tabs>
        <w:ind w:left="0" w:firstLine="0"/>
      </w:pPr>
      <w:r>
        <w:fldChar w:fldCharType="end"/>
      </w:r>
    </w:p>
    <w:p w14:paraId="0C082B33" w14:textId="77777777" w:rsidR="007C4C1D" w:rsidRDefault="00FA2629" w:rsidP="00EA1A27">
      <w:pPr>
        <w:pStyle w:val="Titre1"/>
        <w:numPr>
          <w:ilvl w:val="0"/>
          <w:numId w:val="0"/>
        </w:numPr>
      </w:pPr>
      <w:bookmarkStart w:id="116" w:name="_Toc105039384"/>
      <w:bookmarkStart w:id="117" w:name="_Toc148096671"/>
      <w:bookmarkStart w:id="118" w:name="_Toc148650437"/>
      <w:bookmarkStart w:id="119" w:name="_Toc149507620"/>
      <w:bookmarkEnd w:id="69"/>
      <w:r>
        <w:t>Glossaire</w:t>
      </w:r>
      <w:bookmarkEnd w:id="116"/>
      <w:bookmarkEnd w:id="117"/>
      <w:bookmarkEnd w:id="118"/>
      <w:bookmarkEnd w:id="119"/>
    </w:p>
    <w:p w14:paraId="306E0DC8" w14:textId="77777777" w:rsidR="007C4C1D" w:rsidRDefault="00FA2629">
      <w:pPr>
        <w:pStyle w:val="Para"/>
        <w:ind w:firstLine="0"/>
      </w:pPr>
      <w:r>
        <w:rPr>
          <w:b/>
          <w:lang w:val="fr-FR"/>
        </w:rPr>
        <w:t xml:space="preserve">APJ : </w:t>
      </w:r>
      <w:r>
        <w:rPr>
          <w:lang w:val="fr-FR"/>
        </w:rPr>
        <w:t xml:space="preserve">Affichage Personnalisées JRews ; framework </w:t>
      </w:r>
    </w:p>
    <w:p w14:paraId="09138BB9" w14:textId="77777777" w:rsidR="007C4C1D" w:rsidRPr="00C10065" w:rsidRDefault="00FA2629">
      <w:pPr>
        <w:pStyle w:val="GlossaryDefinition"/>
        <w:jc w:val="left"/>
        <w:rPr>
          <w:lang w:val="fr-FR"/>
        </w:rPr>
      </w:pPr>
      <w:r>
        <w:rPr>
          <w:rStyle w:val="GlossaryEntry"/>
          <w:rFonts w:ascii="Times New Roman" w:hAnsi="Times New Roman" w:cs="Times New Roman"/>
          <w:lang w:val="fr-FR"/>
        </w:rPr>
        <w:t>BICI </w:t>
      </w:r>
      <w:r>
        <w:rPr>
          <w:rFonts w:ascii="Times New Roman" w:hAnsi="Times New Roman" w:cs="Times New Roman"/>
          <w:lang w:val="fr-FR"/>
        </w:rPr>
        <w:t>: Bureau International de Consultant en Informatique.</w:t>
      </w:r>
    </w:p>
    <w:p w14:paraId="4DE3F86C" w14:textId="77777777" w:rsidR="007C4C1D" w:rsidRDefault="00FA2629">
      <w:pPr>
        <w:pStyle w:val="GlossaryDefinition"/>
        <w:jc w:val="left"/>
      </w:pPr>
      <w:r>
        <w:rPr>
          <w:rStyle w:val="GlossaryEntry"/>
          <w:rFonts w:ascii="Times New Roman" w:hAnsi="Times New Roman" w:cs="Times New Roman"/>
        </w:rPr>
        <w:t>CSS</w:t>
      </w:r>
      <w:r>
        <w:rPr>
          <w:rFonts w:ascii="Times New Roman" w:hAnsi="Times New Roman" w:cs="Times New Roman"/>
        </w:rPr>
        <w:t>: Cascade Style Sheet</w:t>
      </w:r>
    </w:p>
    <w:p w14:paraId="3DBE1443" w14:textId="77777777" w:rsidR="007C4C1D" w:rsidRDefault="00FA2629">
      <w:pPr>
        <w:pStyle w:val="GlossaryDefinition"/>
        <w:jc w:val="left"/>
      </w:pPr>
      <w:r>
        <w:rPr>
          <w:rFonts w:ascii="Times New Roman" w:hAnsi="Times New Roman" w:cs="Times New Roman"/>
          <w:b/>
        </w:rPr>
        <w:t xml:space="preserve">HTML: </w:t>
      </w:r>
      <w:r>
        <w:rPr>
          <w:rFonts w:ascii="Times New Roman" w:hAnsi="Times New Roman" w:cs="Times New Roman"/>
        </w:rPr>
        <w:t>HyperText Markup Language.</w:t>
      </w:r>
    </w:p>
    <w:p w14:paraId="401C1DB0" w14:textId="77777777" w:rsidR="007C4C1D" w:rsidRPr="00C10065" w:rsidRDefault="00FA2629">
      <w:pPr>
        <w:pStyle w:val="GlossaryDefinition"/>
        <w:jc w:val="left"/>
        <w:rPr>
          <w:lang w:val="fr-FR"/>
        </w:rPr>
      </w:pPr>
      <w:r>
        <w:rPr>
          <w:rFonts w:ascii="Times New Roman" w:hAnsi="Times New Roman" w:cs="Times New Roman"/>
          <w:b/>
          <w:lang w:val="fr-FR"/>
        </w:rPr>
        <w:t xml:space="preserve">PHP : </w:t>
      </w:r>
      <w:r>
        <w:rPr>
          <w:rStyle w:val="hgkelc"/>
          <w:rFonts w:ascii="Times New Roman" w:hAnsi="Times New Roman" w:cs="Times New Roman"/>
          <w:lang w:val="fr-FR"/>
        </w:rPr>
        <w:t xml:space="preserve">Hypertext Preprocessor, un </w:t>
      </w:r>
      <w:r>
        <w:rPr>
          <w:rStyle w:val="hgkelc"/>
          <w:rFonts w:ascii="Times New Roman" w:hAnsi="Times New Roman" w:cs="Times New Roman"/>
          <w:bCs/>
          <w:lang w:val="fr-FR"/>
        </w:rPr>
        <w:t>langage de scripts généraliste et Open Source, spécialement conçu pour le développement d'applications web</w:t>
      </w:r>
      <w:r>
        <w:rPr>
          <w:rStyle w:val="hgkelc"/>
          <w:rFonts w:ascii="Times New Roman" w:hAnsi="Times New Roman" w:cs="Times New Roman"/>
          <w:lang w:val="fr-FR"/>
        </w:rPr>
        <w:t>.</w:t>
      </w:r>
    </w:p>
    <w:p w14:paraId="11ABD07E" w14:textId="77777777" w:rsidR="007C4C1D" w:rsidRPr="00C10065" w:rsidRDefault="00FA2629">
      <w:pPr>
        <w:pStyle w:val="GlossaryDefinition"/>
        <w:jc w:val="left"/>
        <w:rPr>
          <w:lang w:val="fr-FR"/>
        </w:rPr>
      </w:pPr>
      <w:r>
        <w:rPr>
          <w:rStyle w:val="GlossaryEntry"/>
          <w:rFonts w:ascii="Times New Roman" w:hAnsi="Times New Roman" w:cs="Times New Roman"/>
          <w:lang w:val="fr-FR"/>
        </w:rPr>
        <w:t>SGBD</w:t>
      </w:r>
      <w:r>
        <w:rPr>
          <w:rFonts w:ascii="Times New Roman" w:hAnsi="Times New Roman" w:cs="Times New Roman"/>
          <w:lang w:val="fr-FR"/>
        </w:rPr>
        <w:t> : Système de Gestion de Base de Données.</w:t>
      </w:r>
    </w:p>
    <w:p w14:paraId="076A264D" w14:textId="77777777" w:rsidR="007C4C1D" w:rsidRDefault="007C4C1D">
      <w:pPr>
        <w:pStyle w:val="Para"/>
        <w:ind w:left="432" w:hanging="432"/>
        <w:rPr>
          <w:lang w:val="fr-FR"/>
        </w:rPr>
      </w:pPr>
    </w:p>
    <w:p w14:paraId="0E4C181D" w14:textId="77777777" w:rsidR="007C4C1D" w:rsidRDefault="007C4C1D">
      <w:pPr>
        <w:pStyle w:val="Para"/>
        <w:ind w:left="432" w:hanging="432"/>
      </w:pPr>
    </w:p>
    <w:p w14:paraId="1845D699" w14:textId="77777777" w:rsidR="007C4C1D" w:rsidRDefault="007C4C1D">
      <w:pPr>
        <w:pStyle w:val="Para"/>
        <w:ind w:left="432" w:hanging="432"/>
      </w:pPr>
    </w:p>
    <w:p w14:paraId="4A4658B0" w14:textId="77777777" w:rsidR="007C4C1D" w:rsidRDefault="007C4C1D">
      <w:pPr>
        <w:pStyle w:val="Para"/>
        <w:ind w:left="432" w:hanging="432"/>
      </w:pPr>
    </w:p>
    <w:p w14:paraId="07C53F1E" w14:textId="77777777" w:rsidR="007C4C1D" w:rsidRDefault="007C4C1D">
      <w:pPr>
        <w:pStyle w:val="Para"/>
        <w:ind w:left="432" w:hanging="432"/>
      </w:pPr>
    </w:p>
    <w:p w14:paraId="351319F2" w14:textId="77777777" w:rsidR="007C4C1D" w:rsidRDefault="007C4C1D">
      <w:pPr>
        <w:pStyle w:val="Para"/>
      </w:pPr>
    </w:p>
    <w:p w14:paraId="38D72DA9" w14:textId="77777777" w:rsidR="007C4C1D" w:rsidRDefault="007C4C1D">
      <w:pPr>
        <w:pStyle w:val="Para"/>
        <w:ind w:left="432" w:hanging="432"/>
      </w:pPr>
    </w:p>
    <w:p w14:paraId="31FF7095" w14:textId="77777777" w:rsidR="007C4C1D" w:rsidRDefault="007C4C1D">
      <w:pPr>
        <w:pStyle w:val="Para"/>
        <w:ind w:left="432" w:hanging="432"/>
      </w:pPr>
    </w:p>
    <w:p w14:paraId="2F8EC2D8" w14:textId="77777777" w:rsidR="007C4C1D" w:rsidRDefault="007C4C1D">
      <w:pPr>
        <w:pStyle w:val="Para"/>
        <w:ind w:left="432" w:hanging="432"/>
      </w:pPr>
    </w:p>
    <w:p w14:paraId="12D5B396" w14:textId="77777777" w:rsidR="007C4C1D" w:rsidRDefault="007C4C1D">
      <w:pPr>
        <w:pStyle w:val="Para"/>
        <w:ind w:left="432" w:hanging="432"/>
      </w:pPr>
    </w:p>
    <w:p w14:paraId="2B57302D" w14:textId="77777777" w:rsidR="007C4C1D" w:rsidRDefault="007C4C1D">
      <w:pPr>
        <w:pStyle w:val="Para"/>
        <w:ind w:left="432" w:hanging="432"/>
      </w:pPr>
    </w:p>
    <w:p w14:paraId="1F92E156" w14:textId="24CC2B90" w:rsidR="007C4C1D" w:rsidRDefault="00FA2629" w:rsidP="000407E7">
      <w:pPr>
        <w:pStyle w:val="Titre1"/>
        <w:numPr>
          <w:ilvl w:val="0"/>
          <w:numId w:val="0"/>
        </w:numPr>
        <w:ind w:firstLine="708"/>
      </w:pPr>
      <w:bookmarkStart w:id="120" w:name="_Toc105039385"/>
      <w:bookmarkStart w:id="121" w:name="_Toc148096672"/>
      <w:bookmarkStart w:id="122" w:name="_Toc148650438"/>
      <w:bookmarkStart w:id="123" w:name="_Toc149507621"/>
      <w:r>
        <w:t>Avant-propos</w:t>
      </w:r>
      <w:bookmarkEnd w:id="120"/>
      <w:bookmarkEnd w:id="121"/>
      <w:bookmarkEnd w:id="122"/>
      <w:bookmarkEnd w:id="123"/>
    </w:p>
    <w:p w14:paraId="60DB5357" w14:textId="77777777" w:rsidR="007C4C1D" w:rsidRDefault="00FA2629" w:rsidP="002A7234">
      <w:pPr>
        <w:pStyle w:val="Standard"/>
      </w:pPr>
      <w:r>
        <w:t xml:space="preserve">Le présent mémoire présente les résultats du travail effectué lors de mon stage de fin d’études de Licence en Informatique de l’IT University; stage effectué au sein de l’entreprise </w:t>
      </w:r>
      <w:r w:rsidR="00C31A2E">
        <w:t xml:space="preserve">BICI </w:t>
      </w:r>
      <w:r w:rsidR="00DD4E07">
        <w:t xml:space="preserve">ou </w:t>
      </w:r>
      <w:r w:rsidR="00DD4E07">
        <w:lastRenderedPageBreak/>
        <w:t>Bureau</w:t>
      </w:r>
      <w:r>
        <w:t xml:space="preserve"> International de Consultant en Informatique à Madagascar durant 3 mois, de Juillet à Octobre 2023</w:t>
      </w:r>
    </w:p>
    <w:p w14:paraId="59192C29" w14:textId="77777777" w:rsidR="007C4C1D" w:rsidRDefault="00FA2629" w:rsidP="002A7234">
      <w:pPr>
        <w:pStyle w:val="Standard"/>
      </w:pPr>
      <w:r>
        <w:t>Afin de poser clairement le contexte de ce mémoire, je vais présenter succinctement d’une part l’IT University et d’autre part mon entreprise d’accueil.</w:t>
      </w:r>
    </w:p>
    <w:p w14:paraId="35C00EE4" w14:textId="77777777" w:rsidR="007C4C1D" w:rsidRDefault="00FA2629" w:rsidP="001D351D">
      <w:pPr>
        <w:pStyle w:val="Titre2"/>
        <w:numPr>
          <w:ilvl w:val="0"/>
          <w:numId w:val="0"/>
        </w:numPr>
        <w:ind w:left="576"/>
      </w:pPr>
      <w:bookmarkStart w:id="124" w:name="_Toc105039386"/>
      <w:bookmarkStart w:id="125" w:name="_Toc148096673"/>
      <w:bookmarkStart w:id="126" w:name="_Toc148650439"/>
      <w:bookmarkStart w:id="127" w:name="_Toc149507622"/>
      <w:r>
        <w:t>L’IT University</w:t>
      </w:r>
      <w:bookmarkEnd w:id="124"/>
      <w:bookmarkEnd w:id="125"/>
      <w:bookmarkEnd w:id="126"/>
      <w:bookmarkEnd w:id="127"/>
    </w:p>
    <w:p w14:paraId="24080D2F" w14:textId="77777777" w:rsidR="007C4C1D" w:rsidRDefault="00FA2629" w:rsidP="002A7234">
      <w:pPr>
        <w:pStyle w:val="Para"/>
        <w:ind w:firstLine="0"/>
      </w:pPr>
      <w:r>
        <w:t>Fondée en 2011, l’IT University (ou ITU) est une université privée, spécialisée en informatique, formant les jeunes bacheliers, de préférence scientifiques :</w:t>
      </w:r>
    </w:p>
    <w:p w14:paraId="63EE7B12" w14:textId="77777777" w:rsidR="007C4C1D" w:rsidRDefault="00FA2629" w:rsidP="002A7234">
      <w:pPr>
        <w:pStyle w:val="Para"/>
        <w:numPr>
          <w:ilvl w:val="0"/>
          <w:numId w:val="26"/>
        </w:numPr>
      </w:pPr>
      <w:r>
        <w:t>En trois ans, pour l‘obtention d’une :</w:t>
      </w:r>
    </w:p>
    <w:p w14:paraId="4EF447D1" w14:textId="77777777" w:rsidR="007C4C1D" w:rsidRDefault="00FA2629" w:rsidP="002A7234">
      <w:pPr>
        <w:pStyle w:val="Para"/>
        <w:numPr>
          <w:ilvl w:val="1"/>
          <w:numId w:val="14"/>
        </w:numPr>
      </w:pPr>
      <w:r>
        <w:t>Licence, option Développement, Réseaux et Bases de Données ou Web et Design</w:t>
      </w:r>
    </w:p>
    <w:p w14:paraId="0C73F472" w14:textId="77777777" w:rsidR="007C4C1D" w:rsidRDefault="00FA2629" w:rsidP="002A7234">
      <w:pPr>
        <w:pStyle w:val="Para"/>
        <w:numPr>
          <w:ilvl w:val="1"/>
          <w:numId w:val="14"/>
        </w:numPr>
      </w:pPr>
      <w:r>
        <w:t>Licence, option Graphic Design ou Communication Digitale</w:t>
      </w:r>
    </w:p>
    <w:p w14:paraId="577572E2" w14:textId="77777777" w:rsidR="007C4C1D" w:rsidRDefault="00FA2629" w:rsidP="002A7234">
      <w:pPr>
        <w:pStyle w:val="Para"/>
        <w:numPr>
          <w:ilvl w:val="0"/>
          <w:numId w:val="14"/>
        </w:numPr>
      </w:pPr>
      <w:r>
        <w:t>En cinq ans, pour l’obtention d’un :</w:t>
      </w:r>
    </w:p>
    <w:p w14:paraId="4FC52E27" w14:textId="77777777" w:rsidR="007C4C1D" w:rsidRDefault="00FA2629" w:rsidP="002A7234">
      <w:pPr>
        <w:pStyle w:val="Para"/>
        <w:numPr>
          <w:ilvl w:val="1"/>
          <w:numId w:val="14"/>
        </w:numPr>
      </w:pPr>
      <w:r>
        <w:t xml:space="preserve"> Master MBDS en coopération avec l’Université Côte d’Azur à Nice Sophia Antipolis – France</w:t>
      </w:r>
    </w:p>
    <w:p w14:paraId="5A887724" w14:textId="53650883" w:rsidR="007C4C1D" w:rsidRDefault="00FA2629" w:rsidP="002A7234">
      <w:pPr>
        <w:pStyle w:val="Para"/>
        <w:numPr>
          <w:ilvl w:val="1"/>
          <w:numId w:val="14"/>
        </w:numPr>
      </w:pPr>
      <w:r>
        <w:t xml:space="preserve">Master BIHAR en coopération avec l’ESTIA du Pays </w:t>
      </w:r>
      <w:r w:rsidR="00DC433D">
        <w:t>basque</w:t>
      </w:r>
      <w:r>
        <w:t xml:space="preserve"> - France</w:t>
      </w:r>
    </w:p>
    <w:p w14:paraId="3541F2D2" w14:textId="7FFE5596" w:rsidR="001D351D" w:rsidRDefault="00FA2629" w:rsidP="002A7234">
      <w:pPr>
        <w:pStyle w:val="Para"/>
        <w:ind w:firstLine="0"/>
      </w:pPr>
      <w:r>
        <w:t>Étant une formation professionnalisante, l’ITU a tissé des liens forts avec ses partenaires industriels, dont l’opérateur convergent TELMA et la plupart des entreprises et institutions du secteur des TIC</w:t>
      </w:r>
      <w:r>
        <w:rPr>
          <w:rStyle w:val="Appelnotedebasdep"/>
        </w:rPr>
        <w:footnoteReference w:id="2"/>
      </w:r>
      <w:r>
        <w:t>. Ces partenaires participent effectivement à la formation par la fourniture de connexion Internet à haut débit, l’envoi de conférenciers ou par l’accueil des étudiants en stage. Beaucoup de ces partenaires recrutent aussi les sortants dès leur sortie d’École.</w:t>
      </w:r>
      <w:r>
        <w:br/>
        <w:t>D’autre part, le corps enseignant de l’ITU est constitué intégralement de spécialistes de très haut niveau et obligatoirement actifs professionnellement dans leurs domaines respectifs.</w:t>
      </w:r>
      <w:r>
        <w:br/>
      </w:r>
    </w:p>
    <w:p w14:paraId="3E0D30E4" w14:textId="77777777" w:rsidR="007C4C1D" w:rsidRDefault="00FA2629" w:rsidP="00DD4E07">
      <w:pPr>
        <w:pStyle w:val="Titre2"/>
        <w:numPr>
          <w:ilvl w:val="0"/>
          <w:numId w:val="0"/>
        </w:numPr>
      </w:pPr>
      <w:bookmarkStart w:id="128" w:name="_Toc105039387"/>
      <w:bookmarkStart w:id="129" w:name="_Toc148096674"/>
      <w:bookmarkStart w:id="130" w:name="_Toc148650440"/>
      <w:bookmarkStart w:id="131" w:name="_Toc149507623"/>
      <w:r>
        <w:t>B</w:t>
      </w:r>
      <w:bookmarkEnd w:id="128"/>
      <w:r>
        <w:t>ICI</w:t>
      </w:r>
      <w:bookmarkEnd w:id="129"/>
      <w:bookmarkEnd w:id="130"/>
      <w:bookmarkEnd w:id="131"/>
    </w:p>
    <w:p w14:paraId="1B196310" w14:textId="77777777" w:rsidR="007C4C1D" w:rsidRDefault="00C31A2E" w:rsidP="002A7234">
      <w:pPr>
        <w:pStyle w:val="Para"/>
        <w:ind w:firstLine="0"/>
      </w:pPr>
      <w:r>
        <w:t>Une société</w:t>
      </w:r>
      <w:r w:rsidR="00FA2629">
        <w:t xml:space="preserve"> de développement informatique, BICI est spécialisée dans les logiciels web et mobile, sur mesure ou spécifiques. Depuis 2007, elle a développé son activité autour de </w:t>
      </w:r>
      <w:r w:rsidR="00FA2629">
        <w:lastRenderedPageBreak/>
        <w:t>différentes prestations de services informatiques dédiées aux entreprises. En 10 ans, elle a développé ses potentiels afin de répondre 100% aux besoins des clients.</w:t>
      </w:r>
    </w:p>
    <w:p w14:paraId="37FA142F" w14:textId="77777777" w:rsidR="007C4C1D" w:rsidRDefault="00FA2629" w:rsidP="002A7234">
      <w:pPr>
        <w:pStyle w:val="Para"/>
        <w:ind w:firstLine="0"/>
      </w:pPr>
      <w:r>
        <w:t>Fortes de ses expériences nationales et internationales en ingénierie informatique, le BICI travaille sur plusieurs projets pour ses clients mais également sur ses propres projets.</w:t>
      </w:r>
    </w:p>
    <w:p w14:paraId="0FE531D5" w14:textId="77777777" w:rsidR="007C4C1D" w:rsidRDefault="00FA2629" w:rsidP="002A7234">
      <w:pPr>
        <w:pStyle w:val="Para"/>
        <w:ind w:firstLine="0"/>
      </w:pPr>
      <w:r>
        <w:t>Le partenariat de BICI avec l’IT University Madagascar permet d’avoir des ressources compétentes ayant une faculté d’adaptation élevée pour assurer la qualité et la rapidité de ses services.</w:t>
      </w:r>
    </w:p>
    <w:p w14:paraId="66B57B4A" w14:textId="77777777" w:rsidR="007C4C1D" w:rsidRDefault="007C4C1D">
      <w:pPr>
        <w:pStyle w:val="Para"/>
        <w:ind w:firstLine="0"/>
        <w:jc w:val="left"/>
      </w:pPr>
    </w:p>
    <w:p w14:paraId="5B47A797" w14:textId="77777777" w:rsidR="007C4C1D" w:rsidRDefault="007C4C1D">
      <w:pPr>
        <w:pStyle w:val="Para"/>
        <w:ind w:firstLine="0"/>
        <w:jc w:val="left"/>
      </w:pPr>
    </w:p>
    <w:p w14:paraId="66F5204C" w14:textId="77777777" w:rsidR="007C4C1D" w:rsidRDefault="007C4C1D">
      <w:pPr>
        <w:pStyle w:val="Para"/>
        <w:ind w:firstLine="0"/>
        <w:jc w:val="left"/>
      </w:pPr>
    </w:p>
    <w:p w14:paraId="64E4F8A5" w14:textId="77777777" w:rsidR="007C4C1D" w:rsidRDefault="007C4C1D">
      <w:pPr>
        <w:pStyle w:val="Para"/>
        <w:ind w:firstLine="0"/>
        <w:jc w:val="left"/>
      </w:pPr>
    </w:p>
    <w:p w14:paraId="3F23C781" w14:textId="77777777" w:rsidR="007C4C1D" w:rsidRDefault="007C4C1D">
      <w:pPr>
        <w:pStyle w:val="Para"/>
        <w:ind w:firstLine="0"/>
        <w:jc w:val="left"/>
      </w:pPr>
    </w:p>
    <w:p w14:paraId="5AA9797A" w14:textId="77777777" w:rsidR="007C4C1D" w:rsidRDefault="007C4C1D">
      <w:pPr>
        <w:pStyle w:val="Para"/>
        <w:ind w:firstLine="0"/>
        <w:jc w:val="left"/>
      </w:pPr>
    </w:p>
    <w:p w14:paraId="32A62074" w14:textId="77777777" w:rsidR="007C4C1D" w:rsidRDefault="007C4C1D">
      <w:pPr>
        <w:pStyle w:val="Para"/>
        <w:ind w:firstLine="0"/>
        <w:jc w:val="left"/>
      </w:pPr>
    </w:p>
    <w:p w14:paraId="2A37C188" w14:textId="77777777" w:rsidR="007C4C1D" w:rsidRDefault="007C4C1D">
      <w:pPr>
        <w:pStyle w:val="Para"/>
        <w:ind w:firstLine="0"/>
        <w:jc w:val="left"/>
      </w:pPr>
    </w:p>
    <w:p w14:paraId="38084B82" w14:textId="77777777" w:rsidR="007C4C1D" w:rsidRDefault="007C4C1D">
      <w:pPr>
        <w:pStyle w:val="Para"/>
        <w:ind w:firstLine="0"/>
        <w:jc w:val="left"/>
      </w:pPr>
    </w:p>
    <w:p w14:paraId="3145908C" w14:textId="77777777" w:rsidR="007C4C1D" w:rsidRDefault="007C4C1D">
      <w:pPr>
        <w:pStyle w:val="Para"/>
        <w:ind w:firstLine="0"/>
        <w:jc w:val="left"/>
      </w:pPr>
    </w:p>
    <w:p w14:paraId="54C707ED" w14:textId="77777777" w:rsidR="007C4C1D" w:rsidRDefault="007C4C1D">
      <w:pPr>
        <w:pStyle w:val="Para"/>
        <w:ind w:firstLine="0"/>
        <w:jc w:val="left"/>
      </w:pPr>
    </w:p>
    <w:p w14:paraId="7287EA5C" w14:textId="77777777" w:rsidR="007C4C1D" w:rsidRDefault="007C4C1D">
      <w:pPr>
        <w:pStyle w:val="Para"/>
        <w:ind w:firstLine="0"/>
        <w:jc w:val="left"/>
      </w:pPr>
    </w:p>
    <w:p w14:paraId="6336AE66" w14:textId="77777777" w:rsidR="007C4C1D" w:rsidRDefault="007C4C1D">
      <w:pPr>
        <w:pStyle w:val="Para"/>
        <w:ind w:firstLine="0"/>
        <w:jc w:val="left"/>
      </w:pPr>
    </w:p>
    <w:p w14:paraId="43CD7D4F" w14:textId="77777777" w:rsidR="007C4C1D" w:rsidRDefault="007C4C1D">
      <w:pPr>
        <w:pStyle w:val="Para"/>
        <w:ind w:firstLine="0"/>
        <w:jc w:val="left"/>
      </w:pPr>
    </w:p>
    <w:p w14:paraId="3D4D1C03" w14:textId="77777777" w:rsidR="007C4C1D" w:rsidRDefault="007C4C1D">
      <w:pPr>
        <w:pStyle w:val="Para"/>
        <w:ind w:firstLine="0"/>
        <w:jc w:val="left"/>
      </w:pPr>
    </w:p>
    <w:p w14:paraId="52387089" w14:textId="77777777" w:rsidR="007C4C1D" w:rsidRDefault="007C4C1D">
      <w:pPr>
        <w:pStyle w:val="Para"/>
        <w:ind w:firstLine="0"/>
        <w:jc w:val="left"/>
      </w:pPr>
    </w:p>
    <w:p w14:paraId="5A42229E" w14:textId="2F87308A" w:rsidR="007C4C1D" w:rsidRDefault="00FA2629" w:rsidP="001D351D">
      <w:pPr>
        <w:pStyle w:val="Titre2"/>
        <w:numPr>
          <w:ilvl w:val="0"/>
          <w:numId w:val="0"/>
        </w:numPr>
        <w:ind w:left="576"/>
      </w:pPr>
      <w:bookmarkStart w:id="132" w:name="_Toc105039388"/>
      <w:bookmarkStart w:id="133" w:name="_Toc148096675"/>
      <w:bookmarkStart w:id="134" w:name="_Toc148650441"/>
      <w:bookmarkStart w:id="135" w:name="_Toc149507624"/>
      <w:r>
        <w:t>Remerciements</w:t>
      </w:r>
      <w:bookmarkEnd w:id="132"/>
      <w:bookmarkEnd w:id="133"/>
      <w:bookmarkEnd w:id="134"/>
      <w:bookmarkEnd w:id="135"/>
      <w:r>
        <w:tab/>
      </w:r>
    </w:p>
    <w:p w14:paraId="3636E1FD" w14:textId="4BBA7A16" w:rsidR="007C4C1D" w:rsidRDefault="00FA2629" w:rsidP="002A7234">
      <w:pPr>
        <w:pStyle w:val="Para"/>
        <w:ind w:firstLine="0"/>
      </w:pPr>
      <w:r>
        <w:tab/>
        <w:t>Tout d’abord, je remercie Dieu Tout</w:t>
      </w:r>
      <w:r w:rsidR="00A122EF">
        <w:t>-</w:t>
      </w:r>
      <w:r w:rsidR="00A122EF" w:rsidRPr="006C4434">
        <w:t>p</w:t>
      </w:r>
      <w:r w:rsidRPr="006C4434">
        <w:t>uissant</w:t>
      </w:r>
      <w:r>
        <w:t xml:space="preserve"> de m’avoir donnée force, santé et courage afin de surmonter toutes les difficultés du parcours et d’atteindre cet </w:t>
      </w:r>
      <w:r w:rsidR="001A5B18">
        <w:t>objectif.</w:t>
      </w:r>
    </w:p>
    <w:p w14:paraId="72887189" w14:textId="77777777" w:rsidR="007C4C1D" w:rsidRDefault="00FA2629" w:rsidP="002A7234">
      <w:pPr>
        <w:pStyle w:val="Para"/>
        <w:ind w:firstLine="0"/>
      </w:pPr>
      <w:r>
        <w:lastRenderedPageBreak/>
        <w:tab/>
        <w:t>Mes sincères remerciements vont également à tous mes professeurs à l’IT University, dont les enseignements ont été essentiels pour ma croissance académique et personnelle.</w:t>
      </w:r>
    </w:p>
    <w:p w14:paraId="777891AC" w14:textId="7232E9BC" w:rsidR="007C4C1D" w:rsidRDefault="00FA2629" w:rsidP="002A7234">
      <w:pPr>
        <w:pStyle w:val="Para"/>
        <w:ind w:firstLine="0"/>
      </w:pPr>
      <w:r>
        <w:tab/>
        <w:t>Ensuite, je tiens à exprime</w:t>
      </w:r>
      <w:r w:rsidR="008363EC">
        <w:t>r</w:t>
      </w:r>
      <w:r>
        <w:t xml:space="preserve"> ma gratitude à mon encadreur pédagogique</w:t>
      </w:r>
      <w:r w:rsidR="001A5B18">
        <w:t xml:space="preserve"> Rakotomalala Vahatriniaina</w:t>
      </w:r>
      <w:r>
        <w:t xml:space="preserve"> pour la </w:t>
      </w:r>
      <w:r w:rsidR="00C31A2E">
        <w:t>disponibilité, les</w:t>
      </w:r>
      <w:r>
        <w:t xml:space="preserve"> conseils et l'expertise dont il a fait preuve tout au long de ce projet.</w:t>
      </w:r>
    </w:p>
    <w:p w14:paraId="67796BE4" w14:textId="77777777" w:rsidR="007C4C1D" w:rsidRDefault="00FA2629" w:rsidP="002A7234">
      <w:pPr>
        <w:pStyle w:val="Para"/>
        <w:ind w:firstLine="708"/>
      </w:pPr>
      <w:r>
        <w:t>De même, je tiens à remercier vivement les membres du jury pour l’intérêt qu’ils ont porté à l’examen de ce travail.</w:t>
      </w:r>
    </w:p>
    <w:p w14:paraId="382D0623" w14:textId="5FF22FC9" w:rsidR="007C4C1D" w:rsidRDefault="00FA2629" w:rsidP="002A7234">
      <w:pPr>
        <w:pStyle w:val="Standard"/>
      </w:pPr>
      <w:r>
        <w:tab/>
        <w:t>Je voudrais également remercier mon encadreur professionnel Rakotondralambo pour son soutien constant et ses précieux conseils</w:t>
      </w:r>
      <w:r w:rsidR="00DF538E">
        <w:t xml:space="preserve"> qui ont été </w:t>
      </w:r>
      <w:r>
        <w:t>d'une grande aide pour la réalisation de ce mémoire.</w:t>
      </w:r>
    </w:p>
    <w:p w14:paraId="32512D4E" w14:textId="77777777" w:rsidR="007C4C1D" w:rsidRDefault="00FA2629" w:rsidP="005321A8">
      <w:pPr>
        <w:pStyle w:val="Para"/>
      </w:pPr>
      <w:r>
        <w:t>Merci à l’équipe de mon entreprise d'accueil dont le soutien et l’accueil ont rendu cette expérience enrichissante et mémorable.</w:t>
      </w:r>
    </w:p>
    <w:p w14:paraId="6F43D2D7" w14:textId="5F7440B2" w:rsidR="007C4C1D" w:rsidRDefault="00FA2629" w:rsidP="005321A8">
      <w:pPr>
        <w:pStyle w:val="Para"/>
      </w:pPr>
      <w:r>
        <w:t>Enfin, je tiens à</w:t>
      </w:r>
      <w:r w:rsidR="001A5B18">
        <w:t xml:space="preserve"> </w:t>
      </w:r>
      <w:r>
        <w:t xml:space="preserve">exprimer ma plus profonde gratitude à ma famille, qui </w:t>
      </w:r>
      <w:r w:rsidR="00BB2A17">
        <w:t xml:space="preserve">a </w:t>
      </w:r>
      <w:r>
        <w:t xml:space="preserve">été un réel soutien. Leurs encouragements et leur </w:t>
      </w:r>
      <w:r w:rsidR="005321A8">
        <w:t>soutien</w:t>
      </w:r>
      <w:r w:rsidR="00BB2A17">
        <w:t>t</w:t>
      </w:r>
      <w:r w:rsidR="005321A8">
        <w:t xml:space="preserve"> </w:t>
      </w:r>
      <w:r>
        <w:t>ont été une force et une aide précieuse pour moi.</w:t>
      </w:r>
      <w:r w:rsidR="000467D9">
        <w:t xml:space="preserve"> </w:t>
      </w:r>
      <w:r w:rsidR="00345FAC">
        <w:t>À</w:t>
      </w:r>
      <w:r>
        <w:t xml:space="preserve"> tous ces intervenants et à mon entourage, je présente mes remerciements </w:t>
      </w:r>
      <w:r w:rsidR="000467D9">
        <w:t>et mon</w:t>
      </w:r>
      <w:r>
        <w:t xml:space="preserve"> respect.</w:t>
      </w:r>
    </w:p>
    <w:p w14:paraId="17FC6337" w14:textId="77777777" w:rsidR="007C4C1D" w:rsidRDefault="007C4C1D">
      <w:pPr>
        <w:pStyle w:val="Para"/>
      </w:pPr>
    </w:p>
    <w:p w14:paraId="4876F80B" w14:textId="77777777" w:rsidR="007C4C1D" w:rsidRDefault="007C4C1D">
      <w:pPr>
        <w:pStyle w:val="Textbody"/>
        <w:rPr>
          <w:lang w:val="fr-FR"/>
        </w:rPr>
      </w:pPr>
    </w:p>
    <w:p w14:paraId="17168747"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56507AFE"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688B580F"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44BE25F8"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4DC371DC"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5DF3EBCC"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71A9DA02" w14:textId="77777777" w:rsidR="007C4C1D" w:rsidRDefault="007C4C1D">
      <w:pPr>
        <w:pStyle w:val="Standard"/>
        <w:spacing w:line="240" w:lineRule="auto"/>
        <w:jc w:val="left"/>
        <w:rPr>
          <w:rFonts w:ascii="Cambria" w:eastAsia="MS Gothic" w:hAnsi="Cambria" w:cs="F"/>
          <w:color w:val="17365D"/>
          <w:spacing w:val="5"/>
          <w:kern w:val="3"/>
          <w:sz w:val="36"/>
          <w:szCs w:val="52"/>
        </w:rPr>
      </w:pPr>
    </w:p>
    <w:p w14:paraId="1C1D63F5" w14:textId="77777777" w:rsidR="007C4C1D" w:rsidRDefault="00FA2629" w:rsidP="00D33ED2">
      <w:pPr>
        <w:pStyle w:val="Titre1"/>
        <w:numPr>
          <w:ilvl w:val="0"/>
          <w:numId w:val="0"/>
        </w:numPr>
        <w:ind w:left="432" w:hanging="432"/>
      </w:pPr>
      <w:bookmarkStart w:id="136" w:name="_Toc105039389"/>
      <w:bookmarkStart w:id="137" w:name="_Toc148096676"/>
      <w:bookmarkStart w:id="138" w:name="_Toc148650442"/>
      <w:bookmarkStart w:id="139" w:name="_Toc149507625"/>
      <w:r>
        <w:t>Introduction</w:t>
      </w:r>
      <w:bookmarkEnd w:id="136"/>
      <w:bookmarkEnd w:id="137"/>
      <w:bookmarkEnd w:id="138"/>
      <w:bookmarkEnd w:id="139"/>
    </w:p>
    <w:p w14:paraId="2E9070C4" w14:textId="345168AB" w:rsidR="007C4C1D" w:rsidRDefault="00FA2629" w:rsidP="002A7234">
      <w:pPr>
        <w:pStyle w:val="Standard"/>
        <w:spacing w:before="120" w:after="120"/>
      </w:pPr>
      <w:r>
        <w:t>L’essentiel du travail que j’ai réalisé a porté sur le thème : « Recommandation de repas approprié</w:t>
      </w:r>
      <w:r w:rsidR="00A30719">
        <w:t xml:space="preserve"> </w:t>
      </w:r>
      <w:r>
        <w:t xml:space="preserve">typiquement </w:t>
      </w:r>
      <w:r w:rsidR="001956F2">
        <w:t>Malagasy »</w:t>
      </w:r>
      <w:r>
        <w:t>.</w:t>
      </w:r>
    </w:p>
    <w:p w14:paraId="7642E2F8" w14:textId="3A4959F0" w:rsidR="007C4C1D" w:rsidRDefault="00FA2629" w:rsidP="002A7234">
      <w:pPr>
        <w:pStyle w:val="Standard"/>
        <w:spacing w:before="120" w:after="120"/>
      </w:pPr>
      <w:r>
        <w:lastRenderedPageBreak/>
        <w:t>La cuisine malgache est réputée pour sa diversité et ses saveurs uniques. Mais il est assez difficile de trouver le repas idéal chaque jour. De plus, quotidiennement à Madagascar, certaines personnes ont des restrictions alimentaires ou des préférences spécifiques qui rendent la recherche de plats adaptés encore plus complexe. C’est là qu’un système de recommandation de plats : « Pourquoi plat? »</w:t>
      </w:r>
      <w:r w:rsidR="004F58E2">
        <w:t xml:space="preserve"> peut</w:t>
      </w:r>
      <w:r>
        <w:t xml:space="preserve"> joue</w:t>
      </w:r>
      <w:r w:rsidR="004F58E2">
        <w:t>r</w:t>
      </w:r>
      <w:r>
        <w:t xml:space="preserve"> un rôle important dans la vie de tous les jours.</w:t>
      </w:r>
    </w:p>
    <w:p w14:paraId="6A1A1F13" w14:textId="4A77489C" w:rsidR="00980C1B" w:rsidRDefault="00FA2629" w:rsidP="000B2CE6">
      <w:pPr>
        <w:pStyle w:val="Standard"/>
        <w:spacing w:before="120" w:after="120"/>
      </w:pPr>
      <w:r>
        <w:t xml:space="preserve">Cette application de recommandation peut aider les utilisateurs à surmonter les inconvénients existants </w:t>
      </w:r>
      <w:r w:rsidR="000B2CE6">
        <w:t xml:space="preserve">tels que la difficulté dans </w:t>
      </w:r>
      <w:r>
        <w:t>la recherche de plat bien approprié en local rapidement</w:t>
      </w:r>
      <w:r w:rsidR="000B2CE6">
        <w:t xml:space="preserve"> et à les faciliter</w:t>
      </w:r>
      <w:r>
        <w:t xml:space="preserve">, ce qui peut intéresser non seulement les mères de famille mais </w:t>
      </w:r>
      <w:r w:rsidR="009C0144">
        <w:t xml:space="preserve">également </w:t>
      </w:r>
      <w:r>
        <w:t xml:space="preserve">tous les </w:t>
      </w:r>
      <w:r w:rsidR="001956F2">
        <w:t>membre</w:t>
      </w:r>
      <w:r w:rsidR="009C0144">
        <w:t>s de ladite famille</w:t>
      </w:r>
      <w:r w:rsidR="001956F2">
        <w:t xml:space="preserve">. </w:t>
      </w:r>
      <w:r w:rsidR="009C0144">
        <w:t>I</w:t>
      </w:r>
      <w:r>
        <w:t xml:space="preserve">ls </w:t>
      </w:r>
      <w:r w:rsidR="009C0144">
        <w:t>constituent les</w:t>
      </w:r>
      <w:r>
        <w:t xml:space="preserve"> cibles actives pour l’application Pourquoi Plat </w:t>
      </w:r>
      <w:r w:rsidR="002A7234">
        <w:t>et des clients à long terme pour l’entreprise</w:t>
      </w:r>
      <w:r>
        <w:t>.</w:t>
      </w:r>
    </w:p>
    <w:p w14:paraId="787AE055" w14:textId="61B2FCBA" w:rsidR="007C4C1D" w:rsidRDefault="00FA2629" w:rsidP="000B2CE6">
      <w:pPr>
        <w:pStyle w:val="Standard"/>
        <w:spacing w:before="120" w:after="120"/>
      </w:pPr>
      <w:r>
        <w:t xml:space="preserve">De ce fait, </w:t>
      </w:r>
      <w:r w:rsidR="00A30719">
        <w:t>l</w:t>
      </w:r>
      <w:r>
        <w:t>e contenu du projet comprendra les étapes suivantes:</w:t>
      </w:r>
    </w:p>
    <w:p w14:paraId="1CFD228E" w14:textId="7AAB76D4" w:rsidR="007C4C1D" w:rsidRDefault="009C6756" w:rsidP="000B2CE6">
      <w:pPr>
        <w:pStyle w:val="Standard"/>
        <w:numPr>
          <w:ilvl w:val="0"/>
          <w:numId w:val="27"/>
        </w:numPr>
      </w:pPr>
      <w:r>
        <w:t>La c</w:t>
      </w:r>
      <w:r w:rsidR="00FA2629">
        <w:t>ollecte de données nécessaires pour pouvoir faire des recommandations justes</w:t>
      </w:r>
      <w:r w:rsidR="002468EC">
        <w:t>,</w:t>
      </w:r>
    </w:p>
    <w:p w14:paraId="362356DC" w14:textId="5B5FD383" w:rsidR="007C4C1D" w:rsidRDefault="00FA2629" w:rsidP="000B2CE6">
      <w:pPr>
        <w:pStyle w:val="Standard"/>
        <w:numPr>
          <w:ilvl w:val="0"/>
          <w:numId w:val="27"/>
        </w:numPr>
      </w:pPr>
      <w:r>
        <w:t xml:space="preserve">Une application mobile de proposition de plat par jour ou par </w:t>
      </w:r>
      <w:r w:rsidR="001A5B18">
        <w:t xml:space="preserve">semaine </w:t>
      </w:r>
      <w:r w:rsidR="002468EC">
        <w:t xml:space="preserve">suivant les </w:t>
      </w:r>
      <w:r>
        <w:t>contraintes des utilisateurs</w:t>
      </w:r>
      <w:r w:rsidR="002468EC">
        <w:t>,</w:t>
      </w:r>
    </w:p>
    <w:p w14:paraId="04C81562" w14:textId="0B63D463" w:rsidR="007C4C1D" w:rsidRDefault="00A23EBA" w:rsidP="000B2CE6">
      <w:pPr>
        <w:pStyle w:val="Standard"/>
        <w:numPr>
          <w:ilvl w:val="0"/>
          <w:numId w:val="27"/>
        </w:numPr>
      </w:pPr>
      <w:r>
        <w:t>L’i</w:t>
      </w:r>
      <w:r w:rsidR="00FA2629">
        <w:t>mplémentation d’un back office pour les administrateurs afin de gérer les données et les contenus de l’application mobile</w:t>
      </w:r>
      <w:r>
        <w:t>,</w:t>
      </w:r>
    </w:p>
    <w:p w14:paraId="0AE913D1" w14:textId="15AAF050" w:rsidR="007C4C1D" w:rsidRDefault="00A23EBA" w:rsidP="000B2CE6">
      <w:pPr>
        <w:pStyle w:val="Standard"/>
        <w:numPr>
          <w:ilvl w:val="0"/>
          <w:numId w:val="27"/>
        </w:numPr>
      </w:pPr>
      <w:r>
        <w:t>La s</w:t>
      </w:r>
      <w:r w:rsidR="001A5B18">
        <w:t>ortie</w:t>
      </w:r>
      <w:r w:rsidR="00FA2629">
        <w:t xml:space="preserve"> des rapports statistiques de catégories dans l’interface back office</w:t>
      </w:r>
      <w:r>
        <w:t>,</w:t>
      </w:r>
    </w:p>
    <w:p w14:paraId="2AA9E9C8" w14:textId="65170319" w:rsidR="007C4C1D" w:rsidRDefault="00FA2629" w:rsidP="000B2CE6">
      <w:pPr>
        <w:pStyle w:val="Standard"/>
      </w:pPr>
      <w:r>
        <w:t xml:space="preserve">Pour </w:t>
      </w:r>
      <w:r w:rsidR="0024185C">
        <w:t xml:space="preserve">approfondir </w:t>
      </w:r>
      <w:r w:rsidR="00624D7A">
        <w:t>le</w:t>
      </w:r>
      <w:r>
        <w:t xml:space="preserve"> projet effectué, ce présent mémoire est structuré en 3 grandes parties, </w:t>
      </w:r>
      <w:r w:rsidR="00624D7A">
        <w:t>nous commencerons par la</w:t>
      </w:r>
      <w:r>
        <w:t xml:space="preserve"> présentation du projet, </w:t>
      </w:r>
      <w:r w:rsidR="00624D7A">
        <w:t xml:space="preserve">suivi de </w:t>
      </w:r>
      <w:r>
        <w:t xml:space="preserve">la réalisation et </w:t>
      </w:r>
      <w:r w:rsidR="00D87F4F">
        <w:t>d</w:t>
      </w:r>
      <w:r>
        <w:t xml:space="preserve">es fonctionnalités et </w:t>
      </w:r>
      <w:r w:rsidR="00D87F4F">
        <w:t xml:space="preserve">enfin nous terminerons </w:t>
      </w:r>
      <w:r>
        <w:t>l</w:t>
      </w:r>
      <w:r w:rsidR="00F73D09">
        <w:t>’</w:t>
      </w:r>
      <w:r>
        <w:t>évaluation</w:t>
      </w:r>
      <w:r w:rsidR="00F73D09">
        <w:t xml:space="preserve"> </w:t>
      </w:r>
      <w:r>
        <w:t>du projet.</w:t>
      </w:r>
    </w:p>
    <w:p w14:paraId="537A619E" w14:textId="77777777" w:rsidR="007C4C1D" w:rsidRDefault="007C4C1D">
      <w:pPr>
        <w:pStyle w:val="Standard"/>
        <w:spacing w:line="240" w:lineRule="auto"/>
        <w:jc w:val="left"/>
      </w:pPr>
    </w:p>
    <w:p w14:paraId="18FFBA93" w14:textId="77777777" w:rsidR="007C4C1D" w:rsidRDefault="00FA2629">
      <w:pPr>
        <w:pStyle w:val="Para"/>
        <w:pageBreakBefore/>
        <w:ind w:firstLine="0"/>
        <w:jc w:val="left"/>
      </w:pPr>
      <w:r>
        <w:lastRenderedPageBreak/>
        <w:t xml:space="preserve"> </w:t>
      </w:r>
    </w:p>
    <w:p w14:paraId="25A55A84" w14:textId="77777777" w:rsidR="007C4C1D" w:rsidRDefault="00FA2629">
      <w:pPr>
        <w:pStyle w:val="Titre1"/>
      </w:pPr>
      <w:bookmarkStart w:id="140" w:name="_Toc105039390"/>
      <w:bookmarkStart w:id="141" w:name="_Toc148096677"/>
      <w:bookmarkStart w:id="142" w:name="_Toc148650443"/>
      <w:bookmarkStart w:id="143" w:name="_Toc149507626"/>
      <w:r>
        <w:t>Présentation du projet</w:t>
      </w:r>
      <w:bookmarkEnd w:id="140"/>
      <w:bookmarkEnd w:id="141"/>
      <w:bookmarkEnd w:id="142"/>
      <w:bookmarkEnd w:id="143"/>
    </w:p>
    <w:p w14:paraId="538E4DDF" w14:textId="77777777" w:rsidR="007C4C1D" w:rsidRDefault="00FA2629" w:rsidP="000B2CE6">
      <w:pPr>
        <w:pStyle w:val="Standard"/>
        <w:ind w:firstLine="576"/>
      </w:pPr>
      <w:r>
        <w:t>Dans cette section, nous allons voir l’objectif de l’application mobile et le calendrier de réalisation du projet.</w:t>
      </w:r>
    </w:p>
    <w:p w14:paraId="154E4EA3" w14:textId="77777777" w:rsidR="007C4C1D" w:rsidRDefault="00FA2629">
      <w:pPr>
        <w:pStyle w:val="Titre2"/>
      </w:pPr>
      <w:bookmarkStart w:id="144" w:name="_Toc105039391"/>
      <w:bookmarkStart w:id="145" w:name="_Toc148096678"/>
      <w:bookmarkStart w:id="146" w:name="_Toc148650444"/>
      <w:bookmarkStart w:id="147" w:name="_Toc149507627"/>
      <w:r>
        <w:t>Objectifs du projet</w:t>
      </w:r>
      <w:bookmarkEnd w:id="144"/>
      <w:bookmarkEnd w:id="145"/>
      <w:bookmarkEnd w:id="146"/>
      <w:bookmarkEnd w:id="147"/>
    </w:p>
    <w:p w14:paraId="7FC97906" w14:textId="1D08D3FA" w:rsidR="004A08A9" w:rsidRDefault="00FA2629" w:rsidP="00CA4B0E">
      <w:pPr>
        <w:pStyle w:val="Para"/>
      </w:pPr>
      <w:r>
        <w:t>Le projet de système de recommandation a pour objectif</w:t>
      </w:r>
      <w:r w:rsidR="004A08A9">
        <w:t> </w:t>
      </w:r>
      <w:r w:rsidR="00B56A87">
        <w:t xml:space="preserve">de </w:t>
      </w:r>
      <w:r w:rsidR="004A08A9">
        <w:t>:</w:t>
      </w:r>
    </w:p>
    <w:p w14:paraId="059EAF25" w14:textId="290EB3C6" w:rsidR="00B56A87" w:rsidRDefault="00B56A87" w:rsidP="000B2CE6">
      <w:pPr>
        <w:pStyle w:val="Para"/>
        <w:numPr>
          <w:ilvl w:val="0"/>
          <w:numId w:val="40"/>
        </w:numPr>
      </w:pPr>
      <w:r>
        <w:t>O</w:t>
      </w:r>
      <w:r w:rsidR="00FA2629">
        <w:t xml:space="preserve">rienter les utilisateurs à trouver </w:t>
      </w:r>
      <w:r w:rsidR="00A30719">
        <w:t xml:space="preserve">facilement </w:t>
      </w:r>
      <w:r w:rsidR="004A08A9">
        <w:t>des</w:t>
      </w:r>
      <w:r w:rsidR="00FA2629">
        <w:t xml:space="preserve"> repas de qualité</w:t>
      </w:r>
      <w:r w:rsidR="001B42D6">
        <w:t xml:space="preserve"> qui soient </w:t>
      </w:r>
      <w:r w:rsidR="001C6CC6">
        <w:t>bon</w:t>
      </w:r>
      <w:r w:rsidR="001B42D6">
        <w:t>s</w:t>
      </w:r>
      <w:r w:rsidR="001C6CC6">
        <w:t xml:space="preserve"> pour la santé, </w:t>
      </w:r>
      <w:r w:rsidR="005378CE">
        <w:t xml:space="preserve">et </w:t>
      </w:r>
      <w:r w:rsidR="00FA2629">
        <w:t>avec des conditions bien placé</w:t>
      </w:r>
      <w:r w:rsidR="00A90D37">
        <w:t>e</w:t>
      </w:r>
      <w:r w:rsidR="00FA2629">
        <w:t>s et des choix éclairés</w:t>
      </w:r>
      <w:r>
        <w:t>,</w:t>
      </w:r>
    </w:p>
    <w:p w14:paraId="1E510533" w14:textId="67D42E71" w:rsidR="00B56A87" w:rsidRDefault="00B56A87" w:rsidP="00A30719">
      <w:pPr>
        <w:pStyle w:val="Para"/>
        <w:numPr>
          <w:ilvl w:val="0"/>
          <w:numId w:val="40"/>
        </w:numPr>
      </w:pPr>
      <w:r>
        <w:t>F</w:t>
      </w:r>
      <w:r w:rsidR="00FA2629">
        <w:t xml:space="preserve">aire découvrir et apprécier la richesse de la cuisine malgache </w:t>
      </w:r>
      <w:r w:rsidR="00A30719">
        <w:t>pour</w:t>
      </w:r>
      <w:r w:rsidR="00B113C0">
        <w:t xml:space="preserve"> </w:t>
      </w:r>
      <w:r w:rsidR="00FA2629">
        <w:t>contribue</w:t>
      </w:r>
      <w:r w:rsidR="00A30719">
        <w:t>r</w:t>
      </w:r>
      <w:r w:rsidR="00FA2629">
        <w:t xml:space="preserve"> à promouvoir la diversité culinaire de Madagascar et à encourager les utilisateurs à explorer </w:t>
      </w:r>
      <w:r w:rsidR="00172A74">
        <w:t>notre</w:t>
      </w:r>
      <w:r w:rsidR="00FA2629">
        <w:t xml:space="preserve"> cuisine</w:t>
      </w:r>
      <w:r>
        <w:t>,</w:t>
      </w:r>
    </w:p>
    <w:p w14:paraId="392FB68C" w14:textId="690EF00A" w:rsidR="007C4C1D" w:rsidRDefault="00B56A87" w:rsidP="00A30719">
      <w:pPr>
        <w:pStyle w:val="Para"/>
        <w:numPr>
          <w:ilvl w:val="0"/>
          <w:numId w:val="40"/>
        </w:numPr>
      </w:pPr>
      <w:r>
        <w:t>C</w:t>
      </w:r>
      <w:r w:rsidR="00FA2629">
        <w:t xml:space="preserve">réer </w:t>
      </w:r>
      <w:r>
        <w:t>une</w:t>
      </w:r>
      <w:r w:rsidR="00FA2629">
        <w:t xml:space="preserve"> nouvelle cible client à long terme</w:t>
      </w:r>
      <w:r>
        <w:t>.</w:t>
      </w:r>
    </w:p>
    <w:p w14:paraId="626EA556" w14:textId="77777777" w:rsidR="007C4C1D" w:rsidRDefault="00FA2629">
      <w:pPr>
        <w:pStyle w:val="Titre2"/>
      </w:pPr>
      <w:bookmarkStart w:id="148" w:name="_Toc105039392"/>
      <w:bookmarkStart w:id="149" w:name="_Toc148096680"/>
      <w:bookmarkStart w:id="150" w:name="_Toc148650446"/>
      <w:bookmarkStart w:id="151" w:name="_Toc149507628"/>
      <w:r>
        <w:t>Planning de réalisation</w:t>
      </w:r>
      <w:bookmarkEnd w:id="148"/>
      <w:bookmarkEnd w:id="149"/>
      <w:bookmarkEnd w:id="150"/>
      <w:bookmarkEnd w:id="151"/>
    </w:p>
    <w:p w14:paraId="49C9AC6F" w14:textId="1D408805" w:rsidR="007C4C1D" w:rsidRDefault="00FA2629">
      <w:pPr>
        <w:pStyle w:val="Para"/>
        <w:ind w:firstLine="0"/>
      </w:pPr>
      <w:r>
        <w:t xml:space="preserve">Le stage au sein de BICI s’est tenu sur une durée de 3 mois, allant du </w:t>
      </w:r>
      <w:r w:rsidR="004C26E7">
        <w:t>20</w:t>
      </w:r>
      <w:r>
        <w:t xml:space="preserve"> Juillet au </w:t>
      </w:r>
      <w:r w:rsidR="00EE1548">
        <w:t>30</w:t>
      </w:r>
      <w:r>
        <w:t xml:space="preserve"> Octobre 2023. Merise est la méthode de conception utilisé pour le système</w:t>
      </w:r>
      <w:r w:rsidR="00587180">
        <w:t>.</w:t>
      </w:r>
      <w:r>
        <w:t xml:space="preserve"> Elle s’est divisée en plusieurs étapes :</w:t>
      </w:r>
    </w:p>
    <w:p w14:paraId="58E8F025" w14:textId="784952D0" w:rsidR="007C4C1D" w:rsidRDefault="00FA2629" w:rsidP="000B2CE6">
      <w:pPr>
        <w:pStyle w:val="Para"/>
        <w:numPr>
          <w:ilvl w:val="0"/>
          <w:numId w:val="40"/>
        </w:numPr>
      </w:pPr>
      <w:r w:rsidRPr="000B2CE6">
        <w:rPr>
          <w:b/>
          <w:bCs/>
        </w:rPr>
        <w:t>L’étude du projet</w:t>
      </w:r>
      <w:r w:rsidR="000420E9">
        <w:t xml:space="preserve"> </w:t>
      </w:r>
      <w:r>
        <w:t xml:space="preserve">: </w:t>
      </w:r>
      <w:r w:rsidR="008F6FB9">
        <w:t xml:space="preserve">qui </w:t>
      </w:r>
      <w:r>
        <w:t>consiste à comprendre le fond du projet, les difficultés, les problèmes, et la solution qui était de créer les bonnes fonctionnalités.</w:t>
      </w:r>
    </w:p>
    <w:p w14:paraId="7B51A2C4" w14:textId="43571EC6" w:rsidR="007C4C1D" w:rsidRDefault="00FA2629" w:rsidP="000B2CE6">
      <w:pPr>
        <w:pStyle w:val="Para"/>
        <w:numPr>
          <w:ilvl w:val="0"/>
          <w:numId w:val="40"/>
        </w:numPr>
      </w:pPr>
      <w:r w:rsidRPr="000B2CE6">
        <w:rPr>
          <w:b/>
          <w:bCs/>
        </w:rPr>
        <w:t>La première exécution</w:t>
      </w:r>
      <w:r w:rsidRPr="000B2CE6">
        <w:t xml:space="preserve"> : </w:t>
      </w:r>
      <w:r w:rsidR="000420E9">
        <w:t>qui consiste à concevoir entièrement le</w:t>
      </w:r>
      <w:r>
        <w:t xml:space="preserve"> projet, te</w:t>
      </w:r>
      <w:r w:rsidR="00F96900">
        <w:t>ls</w:t>
      </w:r>
      <w:r>
        <w:t xml:space="preserve"> que l’affichage, </w:t>
      </w:r>
      <w:r w:rsidR="00F02D3E">
        <w:t xml:space="preserve">les </w:t>
      </w:r>
      <w:r>
        <w:t xml:space="preserve">métiers et la base de </w:t>
      </w:r>
      <w:r w:rsidR="002827DA">
        <w:t>données</w:t>
      </w:r>
      <w:r w:rsidR="001956F2">
        <w:t>. C’est</w:t>
      </w:r>
      <w:r>
        <w:t xml:space="preserve"> aussi l’étape de validation des fonctionnalités et du planning.</w:t>
      </w:r>
    </w:p>
    <w:p w14:paraId="05DE258E" w14:textId="25E3533F" w:rsidR="007C4C1D" w:rsidRDefault="00FA2629" w:rsidP="000B2CE6">
      <w:pPr>
        <w:pStyle w:val="Para"/>
        <w:numPr>
          <w:ilvl w:val="0"/>
          <w:numId w:val="40"/>
        </w:numPr>
      </w:pPr>
      <w:r w:rsidRPr="000B2CE6">
        <w:rPr>
          <w:b/>
          <w:bCs/>
        </w:rPr>
        <w:t>Le développement</w:t>
      </w:r>
      <w:r w:rsidRPr="000B2CE6">
        <w:t> :</w:t>
      </w:r>
      <w:r>
        <w:t xml:space="preserve"> </w:t>
      </w:r>
      <w:r w:rsidR="003464FE">
        <w:t xml:space="preserve">qui consiste à </w:t>
      </w:r>
      <w:r w:rsidR="00E548CA">
        <w:t>réaliser</w:t>
      </w:r>
      <w:r>
        <w:t xml:space="preserve"> </w:t>
      </w:r>
      <w:r w:rsidR="00E548CA">
        <w:t>l</w:t>
      </w:r>
      <w:r>
        <w:t>es fonctionnalités détaillées</w:t>
      </w:r>
      <w:r w:rsidR="003464FE">
        <w:t xml:space="preserve">, mais </w:t>
      </w:r>
      <w:r w:rsidR="00A30719">
        <w:t>également le</w:t>
      </w:r>
      <w:r w:rsidR="003464FE">
        <w:t xml:space="preserve"> </w:t>
      </w:r>
      <w:r>
        <w:t>début</w:t>
      </w:r>
      <w:r w:rsidR="003464FE">
        <w:t xml:space="preserve"> de</w:t>
      </w:r>
      <w:r>
        <w:t xml:space="preserve"> </w:t>
      </w:r>
      <w:r w:rsidR="003464FE">
        <w:t>l’étape de</w:t>
      </w:r>
      <w:r>
        <w:t xml:space="preserve"> familiarisation avec les technologies choisi</w:t>
      </w:r>
      <w:r w:rsidR="009656C6">
        <w:t>e</w:t>
      </w:r>
      <w:r w:rsidR="00492311">
        <w:t>s</w:t>
      </w:r>
      <w:r>
        <w:t>. Le développement se divise en 2 parties</w:t>
      </w:r>
      <w:r w:rsidR="003464FE">
        <w:t xml:space="preserve"> : </w:t>
      </w:r>
      <w:r>
        <w:t>la partie affichage</w:t>
      </w:r>
      <w:r w:rsidR="00925F95">
        <w:t xml:space="preserve"> </w:t>
      </w:r>
      <w:r w:rsidR="003464FE">
        <w:t>et</w:t>
      </w:r>
      <w:r w:rsidR="00925F95">
        <w:t xml:space="preserve"> </w:t>
      </w:r>
      <w:r>
        <w:t>la partie métier en fonction des fonctionnalités existant</w:t>
      </w:r>
      <w:r w:rsidR="003E0E0F">
        <w:t>e</w:t>
      </w:r>
      <w:r>
        <w:t>s.</w:t>
      </w:r>
    </w:p>
    <w:p w14:paraId="36535EE0" w14:textId="7B62BD5D" w:rsidR="007C4C1D" w:rsidRDefault="00FA2629" w:rsidP="000B2CE6">
      <w:pPr>
        <w:pStyle w:val="Para"/>
        <w:numPr>
          <w:ilvl w:val="0"/>
          <w:numId w:val="40"/>
        </w:numPr>
      </w:pPr>
      <w:r w:rsidRPr="000B2CE6">
        <w:rPr>
          <w:b/>
          <w:bCs/>
        </w:rPr>
        <w:lastRenderedPageBreak/>
        <w:t>La phase de test et</w:t>
      </w:r>
      <w:r w:rsidR="00D267B2">
        <w:rPr>
          <w:b/>
          <w:bCs/>
        </w:rPr>
        <w:t xml:space="preserve"> de</w:t>
      </w:r>
      <w:r w:rsidRPr="000B2CE6">
        <w:rPr>
          <w:b/>
          <w:bCs/>
        </w:rPr>
        <w:t xml:space="preserve"> validation</w:t>
      </w:r>
      <w:r w:rsidR="00D267B2">
        <w:t xml:space="preserve"> </w:t>
      </w:r>
      <w:r w:rsidRPr="000B2CE6">
        <w:t xml:space="preserve">: </w:t>
      </w:r>
      <w:r w:rsidR="00CE7BD2">
        <w:t>qui consiste à tester avec précision c</w:t>
      </w:r>
      <w:r>
        <w:t xml:space="preserve">haque fonctionnalité développée </w:t>
      </w:r>
      <w:r w:rsidR="00CE7BD2">
        <w:t xml:space="preserve">afin de déterminer </w:t>
      </w:r>
      <w:r>
        <w:t xml:space="preserve">les erreurs </w:t>
      </w:r>
      <w:r w:rsidR="00CE7BD2">
        <w:t>ainsi que les éventuelles améliorations</w:t>
      </w:r>
      <w:r>
        <w:t xml:space="preserve">. Les tests sont très importants dans ce domaine </w:t>
      </w:r>
      <w:r w:rsidR="00CE7BD2">
        <w:t>et conditionne</w:t>
      </w:r>
      <w:r w:rsidR="00E81A62">
        <w:t>nt</w:t>
      </w:r>
      <w:r w:rsidR="00CE7BD2">
        <w:t xml:space="preserve"> l</w:t>
      </w:r>
      <w:r w:rsidR="000C73E7">
        <w:t xml:space="preserve">’étape de </w:t>
      </w:r>
      <w:r>
        <w:t>validation.</w:t>
      </w:r>
    </w:p>
    <w:p w14:paraId="376B8A3F" w14:textId="61D2B69A" w:rsidR="007C4C1D" w:rsidRDefault="00FA2629" w:rsidP="000B2CE6">
      <w:pPr>
        <w:pStyle w:val="Para"/>
        <w:numPr>
          <w:ilvl w:val="0"/>
          <w:numId w:val="40"/>
        </w:numPr>
      </w:pPr>
      <w:r w:rsidRPr="00180AEE">
        <w:rPr>
          <w:b/>
          <w:bCs/>
        </w:rPr>
        <w:t>La documentation</w:t>
      </w:r>
      <w:r w:rsidRPr="00180AEE">
        <w:t> :</w:t>
      </w:r>
      <w:r>
        <w:t xml:space="preserve"> </w:t>
      </w:r>
      <w:r w:rsidR="00F80DBB">
        <w:t>qui consiste à spé</w:t>
      </w:r>
      <w:r>
        <w:t xml:space="preserve">cifier chaque fonctionnalité et manuel technique. </w:t>
      </w:r>
    </w:p>
    <w:p w14:paraId="33A368AE" w14:textId="4B712030" w:rsidR="007C4C1D" w:rsidRDefault="00FA2629" w:rsidP="000B2CE6">
      <w:pPr>
        <w:pStyle w:val="Para"/>
        <w:numPr>
          <w:ilvl w:val="0"/>
          <w:numId w:val="40"/>
        </w:numPr>
      </w:pPr>
      <w:r w:rsidRPr="00180AEE">
        <w:rPr>
          <w:b/>
          <w:bCs/>
        </w:rPr>
        <w:t>La mise en production ou la partie de déploiement</w:t>
      </w:r>
      <w:r w:rsidRPr="00180AEE">
        <w:t> :</w:t>
      </w:r>
      <w:r>
        <w:t xml:space="preserve"> </w:t>
      </w:r>
      <w:r w:rsidR="0017750B">
        <w:t>qui consiste à déployer l</w:t>
      </w:r>
      <w:r>
        <w:t>e projet après la phase de test et de validation pour une utilisation quotidienne.</w:t>
      </w:r>
    </w:p>
    <w:p w14:paraId="0A5A1841" w14:textId="7CE3CD43" w:rsidR="007C4C1D" w:rsidRDefault="00FA2629">
      <w:pPr>
        <w:pStyle w:val="Para"/>
        <w:ind w:left="708" w:firstLine="0"/>
      </w:pPr>
      <w:r>
        <w:t xml:space="preserve">La vue globale de la réalisation est présentée dans </w:t>
      </w:r>
      <w:r w:rsidR="00A374B7">
        <w:t>l</w:t>
      </w:r>
      <w:r>
        <w:t xml:space="preserve">es diagrammes ci-dessous : </w:t>
      </w:r>
    </w:p>
    <w:p w14:paraId="3D613E12" w14:textId="77777777" w:rsidR="007C4C1D" w:rsidRDefault="00FA2629">
      <w:pPr>
        <w:pStyle w:val="Para"/>
        <w:jc w:val="left"/>
      </w:pPr>
      <w:r>
        <w:rPr>
          <w:noProof/>
          <w:color w:val="FF0000"/>
          <w:lang w:val="fr-FR"/>
        </w:rPr>
        <w:drawing>
          <wp:inline distT="0" distB="0" distL="0" distR="0" wp14:anchorId="2A480461" wp14:editId="4AAEC097">
            <wp:extent cx="5750220" cy="3283585"/>
            <wp:effectExtent l="0" t="0" r="3175" b="0"/>
            <wp:docPr id="4" name="Image 4"/>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8280" cy="3299609"/>
                    </a:xfrm>
                    <a:prstGeom prst="rect">
                      <a:avLst/>
                    </a:prstGeom>
                    <a:noFill/>
                    <a:ln>
                      <a:noFill/>
                      <a:prstDash/>
                    </a:ln>
                  </pic:spPr>
                </pic:pic>
              </a:graphicData>
            </a:graphic>
          </wp:inline>
        </w:drawing>
      </w:r>
    </w:p>
    <w:p w14:paraId="0D45F71A" w14:textId="7BE1B152" w:rsidR="00A95468" w:rsidRDefault="00A95468" w:rsidP="00A95468">
      <w:pPr>
        <w:pStyle w:val="Lgende"/>
        <w:rPr>
          <w:u w:val="single"/>
        </w:rPr>
      </w:pPr>
      <w:bookmarkStart w:id="152" w:name="_Toc149507656"/>
      <w:r>
        <w:t xml:space="preserve">Figure </w:t>
      </w:r>
      <w:r>
        <w:fldChar w:fldCharType="begin"/>
      </w:r>
      <w:r>
        <w:instrText xml:space="preserve"> SEQ Figure \* ARABIC </w:instrText>
      </w:r>
      <w:r>
        <w:fldChar w:fldCharType="separate"/>
      </w:r>
      <w:r w:rsidR="00466F73">
        <w:rPr>
          <w:noProof/>
        </w:rPr>
        <w:t>1</w:t>
      </w:r>
      <w:r>
        <w:fldChar w:fldCharType="end"/>
      </w:r>
      <w:r>
        <w:t xml:space="preserve"> : </w:t>
      </w:r>
      <w:r w:rsidR="00D03E54">
        <w:t>Planning du Projet</w:t>
      </w:r>
      <w:bookmarkEnd w:id="152"/>
    </w:p>
    <w:p w14:paraId="7AA09C51" w14:textId="77777777" w:rsidR="007C4C1D" w:rsidRDefault="00FA2629">
      <w:pPr>
        <w:pStyle w:val="Para"/>
        <w:jc w:val="left"/>
      </w:pPr>
      <w:r>
        <w:rPr>
          <w:noProof/>
          <w:color w:val="FF0000"/>
          <w:lang w:val="fr-FR"/>
        </w:rPr>
        <w:lastRenderedPageBreak/>
        <w:drawing>
          <wp:inline distT="0" distB="0" distL="0" distR="0" wp14:anchorId="5E67A99C" wp14:editId="645FCFAB">
            <wp:extent cx="5390866" cy="3179928"/>
            <wp:effectExtent l="0" t="0" r="635" b="1905"/>
            <wp:docPr id="5" name="Image 5"/>
            <wp:cNvGraphicFramePr/>
            <a:graphic xmlns:a="http://schemas.openxmlformats.org/drawingml/2006/main">
              <a:graphicData uri="http://schemas.openxmlformats.org/drawingml/2006/picture">
                <pic:pic xmlns:pic="http://schemas.openxmlformats.org/drawingml/2006/picture">
                  <pic:nvPicPr>
                    <pic:cNvPr id="5"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6704" cy="3195169"/>
                    </a:xfrm>
                    <a:prstGeom prst="rect">
                      <a:avLst/>
                    </a:prstGeom>
                    <a:noFill/>
                    <a:ln>
                      <a:noFill/>
                      <a:prstDash/>
                    </a:ln>
                  </pic:spPr>
                </pic:pic>
              </a:graphicData>
            </a:graphic>
          </wp:inline>
        </w:drawing>
      </w:r>
    </w:p>
    <w:p w14:paraId="58AC6867" w14:textId="74E2AB1E" w:rsidR="007C4C1D" w:rsidRPr="00EA7B84" w:rsidRDefault="00F518A8" w:rsidP="00EA7B84">
      <w:pPr>
        <w:pStyle w:val="Lgende"/>
        <w:rPr>
          <w:color w:val="FF0000"/>
        </w:rPr>
      </w:pPr>
      <w:bookmarkStart w:id="153" w:name="_Toc149507657"/>
      <w:r>
        <w:t xml:space="preserve">Figure </w:t>
      </w:r>
      <w:r>
        <w:fldChar w:fldCharType="begin"/>
      </w:r>
      <w:r>
        <w:instrText xml:space="preserve"> SEQ Figure \* ARABIC </w:instrText>
      </w:r>
      <w:r>
        <w:fldChar w:fldCharType="separate"/>
      </w:r>
      <w:r w:rsidR="00466F73">
        <w:rPr>
          <w:noProof/>
        </w:rPr>
        <w:t>2</w:t>
      </w:r>
      <w:r>
        <w:fldChar w:fldCharType="end"/>
      </w:r>
      <w:r w:rsidR="00A372D4">
        <w:t xml:space="preserve"> : </w:t>
      </w:r>
      <w:r w:rsidR="0038298C">
        <w:t>Planning du projet</w:t>
      </w:r>
      <w:bookmarkEnd w:id="153"/>
      <w:r w:rsidR="0038298C">
        <w:t xml:space="preserve"> </w:t>
      </w:r>
    </w:p>
    <w:p w14:paraId="692E12AE" w14:textId="77777777" w:rsidR="007C4C1D" w:rsidRDefault="00FA2629">
      <w:pPr>
        <w:pStyle w:val="Titre2"/>
      </w:pPr>
      <w:bookmarkStart w:id="154" w:name="_Toc148096681"/>
      <w:bookmarkStart w:id="155" w:name="_Toc148650447"/>
      <w:bookmarkStart w:id="156" w:name="_Toc105039393"/>
      <w:bookmarkStart w:id="157" w:name="_Toc149507629"/>
      <w:r>
        <w:t>Architecture</w:t>
      </w:r>
      <w:bookmarkEnd w:id="154"/>
      <w:bookmarkEnd w:id="155"/>
      <w:bookmarkEnd w:id="157"/>
    </w:p>
    <w:p w14:paraId="278F8031" w14:textId="70CFC22C" w:rsidR="007C4C1D" w:rsidRDefault="00FA2629">
      <w:pPr>
        <w:pStyle w:val="Para"/>
      </w:pPr>
      <w:r>
        <w:t xml:space="preserve">Pour l’architecture du projet, j’ai utilisé le trois tiers, un modèle qui vise à séparer </w:t>
      </w:r>
      <w:r w:rsidR="002E5F47">
        <w:t>distinctivement les</w:t>
      </w:r>
      <w:r>
        <w:t xml:space="preserve"> 3 couches au sein d’une même application, </w:t>
      </w:r>
      <w:r w:rsidR="00C439BA">
        <w:t xml:space="preserve">qui </w:t>
      </w:r>
      <w:r>
        <w:t>sont :</w:t>
      </w:r>
    </w:p>
    <w:p w14:paraId="4735AF9E" w14:textId="7951C20D" w:rsidR="007C4C1D" w:rsidRDefault="00FA2629" w:rsidP="00180AEE">
      <w:pPr>
        <w:pStyle w:val="Para"/>
        <w:numPr>
          <w:ilvl w:val="0"/>
          <w:numId w:val="40"/>
        </w:numPr>
      </w:pPr>
      <w:r>
        <w:t>La couche de présentation, c’est-à-dire l’affichage, qui communique avec le client</w:t>
      </w:r>
      <w:r w:rsidR="00C439BA">
        <w:t>,</w:t>
      </w:r>
    </w:p>
    <w:p w14:paraId="719F15BD" w14:textId="497AD765" w:rsidR="007C4C1D" w:rsidRDefault="00FA2629" w:rsidP="00180AEE">
      <w:pPr>
        <w:pStyle w:val="Para"/>
        <w:numPr>
          <w:ilvl w:val="0"/>
          <w:numId w:val="40"/>
        </w:numPr>
      </w:pPr>
      <w:r>
        <w:t>La couche de traitement métier, là où se passent les traitements et les logiques de l’application</w:t>
      </w:r>
      <w:r w:rsidR="00C439BA">
        <w:t>,</w:t>
      </w:r>
    </w:p>
    <w:p w14:paraId="6E215E7A" w14:textId="08F08E58" w:rsidR="007C4C1D" w:rsidRDefault="00FA2629" w:rsidP="00180AEE">
      <w:pPr>
        <w:pStyle w:val="Para"/>
        <w:numPr>
          <w:ilvl w:val="0"/>
          <w:numId w:val="40"/>
        </w:numPr>
      </w:pPr>
      <w:r>
        <w:t xml:space="preserve">La couche accès aux données, </w:t>
      </w:r>
      <w:r w:rsidR="00F3084B">
        <w:t xml:space="preserve">celles </w:t>
      </w:r>
      <w:r>
        <w:t xml:space="preserve">qui sont </w:t>
      </w:r>
      <w:r w:rsidR="00F3084B">
        <w:t>stockées.</w:t>
      </w:r>
    </w:p>
    <w:p w14:paraId="11325A72" w14:textId="77777777" w:rsidR="00CD3951" w:rsidRDefault="00CD3951" w:rsidP="00CD3951">
      <w:pPr>
        <w:pStyle w:val="Titre2"/>
      </w:pPr>
      <w:bookmarkStart w:id="158" w:name="_Toc148096679"/>
      <w:bookmarkStart w:id="159" w:name="_Toc148650445"/>
      <w:bookmarkStart w:id="160" w:name="_Toc148096682"/>
      <w:bookmarkStart w:id="161" w:name="_Toc148650448"/>
      <w:bookmarkStart w:id="162" w:name="_Toc149507630"/>
      <w:r>
        <w:t>Les avantages</w:t>
      </w:r>
      <w:bookmarkEnd w:id="158"/>
      <w:bookmarkEnd w:id="159"/>
      <w:bookmarkEnd w:id="162"/>
      <w:r>
        <w:t xml:space="preserve"> </w:t>
      </w:r>
    </w:p>
    <w:p w14:paraId="53C47F16" w14:textId="441E89B5" w:rsidR="00CD3951" w:rsidRDefault="005B7AAA" w:rsidP="00CD3951">
      <w:pPr>
        <w:pStyle w:val="Standard"/>
        <w:ind w:firstLine="576"/>
      </w:pPr>
      <w:r>
        <w:t>Cette</w:t>
      </w:r>
      <w:r w:rsidR="00CD3951">
        <w:t xml:space="preserve"> application de recommandations offre </w:t>
      </w:r>
      <w:r>
        <w:t xml:space="preserve">des avantages </w:t>
      </w:r>
      <w:r w:rsidR="00C52A12">
        <w:t>conséquents aux u</w:t>
      </w:r>
      <w:r w:rsidR="003673E7">
        <w:t>tilisateur</w:t>
      </w:r>
      <w:r w:rsidR="00C52A12">
        <w:t>s</w:t>
      </w:r>
      <w:r w:rsidR="003673E7">
        <w:t xml:space="preserve">, notamment </w:t>
      </w:r>
      <w:r w:rsidR="00CD3951">
        <w:t>:</w:t>
      </w:r>
    </w:p>
    <w:p w14:paraId="344C4742" w14:textId="3B282A67" w:rsidR="00CD3951" w:rsidRDefault="00CD3951" w:rsidP="00CD3951">
      <w:pPr>
        <w:pStyle w:val="Standard"/>
        <w:numPr>
          <w:ilvl w:val="0"/>
          <w:numId w:val="28"/>
        </w:numPr>
      </w:pPr>
      <w:r>
        <w:t>L</w:t>
      </w:r>
      <w:r w:rsidR="00414BEE">
        <w:t xml:space="preserve">a </w:t>
      </w:r>
      <w:r>
        <w:t>prioris</w:t>
      </w:r>
      <w:r w:rsidR="00414BEE">
        <w:t>ation de</w:t>
      </w:r>
      <w:r>
        <w:t xml:space="preserve"> la santé</w:t>
      </w:r>
      <w:r w:rsidR="00414BEE">
        <w:t xml:space="preserve"> de</w:t>
      </w:r>
      <w:r>
        <w:t xml:space="preserve"> l’utilisateur</w:t>
      </w:r>
      <w:r w:rsidR="009267F4">
        <w:t>, c’est-à-dire</w:t>
      </w:r>
      <w:r>
        <w:t xml:space="preserve"> </w:t>
      </w:r>
      <w:r w:rsidR="009267F4">
        <w:t>é</w:t>
      </w:r>
      <w:r>
        <w:t xml:space="preserve">viter </w:t>
      </w:r>
      <w:r w:rsidR="009267F4">
        <w:t xml:space="preserve">certains </w:t>
      </w:r>
      <w:r>
        <w:t xml:space="preserve">aliments </w:t>
      </w:r>
      <w:r w:rsidR="009267F4">
        <w:t>en</w:t>
      </w:r>
      <w:r>
        <w:t xml:space="preserve"> cas de maladie</w:t>
      </w:r>
      <w:r w:rsidR="003673E7">
        <w:t xml:space="preserve">s, d’allergies </w:t>
      </w:r>
      <w:r>
        <w:t xml:space="preserve">ou </w:t>
      </w:r>
      <w:r w:rsidR="003673E7">
        <w:t>d'</w:t>
      </w:r>
      <w:r>
        <w:t>intolérance</w:t>
      </w:r>
      <w:r w:rsidR="003673E7">
        <w:t>s</w:t>
      </w:r>
      <w:r w:rsidR="00617FFB">
        <w:t xml:space="preserve"> précisé</w:t>
      </w:r>
      <w:r w:rsidR="003673E7">
        <w:t>es,</w:t>
      </w:r>
    </w:p>
    <w:p w14:paraId="6D5687C4" w14:textId="7CFD0648" w:rsidR="00CD3951" w:rsidRDefault="009267F4" w:rsidP="00CD3951">
      <w:pPr>
        <w:pStyle w:val="Standard"/>
        <w:numPr>
          <w:ilvl w:val="0"/>
          <w:numId w:val="28"/>
        </w:numPr>
      </w:pPr>
      <w:r>
        <w:t>La proposition d’un large éventail de</w:t>
      </w:r>
      <w:r w:rsidR="00995A9C">
        <w:t xml:space="preserve"> </w:t>
      </w:r>
      <w:r w:rsidR="00CD3951">
        <w:t xml:space="preserve">plat de qualité selon </w:t>
      </w:r>
      <w:r>
        <w:t xml:space="preserve">le </w:t>
      </w:r>
      <w:r w:rsidR="00CD3951">
        <w:t>budget</w:t>
      </w:r>
      <w:r>
        <w:t xml:space="preserve"> de l’utilisateur,</w:t>
      </w:r>
    </w:p>
    <w:p w14:paraId="2BA34D69" w14:textId="73D63D03" w:rsidR="00CD3951" w:rsidRDefault="009267F4" w:rsidP="00CD3951">
      <w:pPr>
        <w:pStyle w:val="Standard"/>
        <w:numPr>
          <w:ilvl w:val="0"/>
          <w:numId w:val="28"/>
        </w:numPr>
      </w:pPr>
      <w:r>
        <w:t xml:space="preserve">La démonstration des étapes et des </w:t>
      </w:r>
      <w:r w:rsidR="00CD3951">
        <w:t xml:space="preserve">recettes à suivre </w:t>
      </w:r>
      <w:r>
        <w:t xml:space="preserve">pour </w:t>
      </w:r>
      <w:r w:rsidR="00CD3951">
        <w:t>chaque proposition</w:t>
      </w:r>
      <w:r>
        <w:t xml:space="preserve">, </w:t>
      </w:r>
    </w:p>
    <w:p w14:paraId="32DD7B81" w14:textId="6AA83CEF" w:rsidR="00CD3951" w:rsidRDefault="0070754D" w:rsidP="00CD3951">
      <w:pPr>
        <w:pStyle w:val="Standard"/>
        <w:numPr>
          <w:ilvl w:val="0"/>
          <w:numId w:val="28"/>
        </w:numPr>
      </w:pPr>
      <w:r>
        <w:lastRenderedPageBreak/>
        <w:t>La suggestion d’</w:t>
      </w:r>
      <w:r w:rsidR="00CD3951">
        <w:t xml:space="preserve">une variété </w:t>
      </w:r>
      <w:r>
        <w:t xml:space="preserve">de </w:t>
      </w:r>
      <w:r w:rsidR="00CD3951">
        <w:t>types de plat</w:t>
      </w:r>
      <w:r w:rsidR="004867C3">
        <w:t>s</w:t>
      </w:r>
      <w:r w:rsidR="00CD3951">
        <w:t xml:space="preserve"> loc</w:t>
      </w:r>
      <w:r w:rsidR="004867C3">
        <w:t>aux,</w:t>
      </w:r>
    </w:p>
    <w:p w14:paraId="75D7CCD7" w14:textId="35CA45C3" w:rsidR="00CD3951" w:rsidRDefault="00CD3951" w:rsidP="00CD3951">
      <w:pPr>
        <w:pStyle w:val="Standard"/>
        <w:numPr>
          <w:ilvl w:val="0"/>
          <w:numId w:val="28"/>
        </w:numPr>
      </w:pPr>
      <w:r>
        <w:t>L</w:t>
      </w:r>
      <w:r w:rsidR="00512A22">
        <w:t>a possibilité de choisir s</w:t>
      </w:r>
      <w:r>
        <w:t>es contraintes</w:t>
      </w:r>
      <w:r w:rsidR="00512A22">
        <w:t>,</w:t>
      </w:r>
    </w:p>
    <w:p w14:paraId="2BE07A42" w14:textId="7B27359F" w:rsidR="00DB005F" w:rsidRDefault="00C02031" w:rsidP="00CD3951">
      <w:pPr>
        <w:pStyle w:val="Standard"/>
        <w:numPr>
          <w:ilvl w:val="0"/>
          <w:numId w:val="28"/>
        </w:numPr>
      </w:pPr>
      <w:r>
        <w:t xml:space="preserve">L’établissement d’un </w:t>
      </w:r>
      <w:r w:rsidR="004E7624">
        <w:t>planning</w:t>
      </w:r>
      <w:r w:rsidR="00DB005F">
        <w:t xml:space="preserve"> </w:t>
      </w:r>
      <w:r>
        <w:t>hebdomadaire</w:t>
      </w:r>
      <w:r w:rsidR="00DB005F">
        <w:t xml:space="preserve"> pour le</w:t>
      </w:r>
      <w:r>
        <w:t xml:space="preserve">s </w:t>
      </w:r>
      <w:r w:rsidR="00DB005F">
        <w:t>plat</w:t>
      </w:r>
      <w:r>
        <w:t>s</w:t>
      </w:r>
      <w:r w:rsidR="00DB005F">
        <w:t xml:space="preserve"> du jour</w:t>
      </w:r>
      <w:r>
        <w:t>.</w:t>
      </w:r>
    </w:p>
    <w:p w14:paraId="72DA5128" w14:textId="77777777" w:rsidR="007C4C1D" w:rsidRDefault="00FA2629">
      <w:pPr>
        <w:pStyle w:val="Titre2"/>
      </w:pPr>
      <w:bookmarkStart w:id="163" w:name="_Toc149507631"/>
      <w:r>
        <w:t>Technologies utilisées</w:t>
      </w:r>
      <w:bookmarkEnd w:id="156"/>
      <w:bookmarkEnd w:id="160"/>
      <w:bookmarkEnd w:id="161"/>
      <w:bookmarkEnd w:id="163"/>
    </w:p>
    <w:p w14:paraId="3C6871E1" w14:textId="77777777" w:rsidR="007C4C1D" w:rsidRDefault="00FA2629">
      <w:pPr>
        <w:pStyle w:val="Para"/>
        <w:numPr>
          <w:ilvl w:val="0"/>
          <w:numId w:val="31"/>
        </w:numPr>
        <w:rPr>
          <w:b/>
        </w:rPr>
      </w:pPr>
      <w:r>
        <w:rPr>
          <w:b/>
        </w:rPr>
        <w:t>JAVA 8</w:t>
      </w:r>
    </w:p>
    <w:p w14:paraId="0DE59271" w14:textId="20D04BC5" w:rsidR="007C4C1D" w:rsidRDefault="00FA2629">
      <w:pPr>
        <w:pStyle w:val="Para"/>
      </w:pPr>
      <w:r>
        <w:t>Java 8 est un langage de programmation orienté objet très populaire et largement utilisé dans le monde entier pour le développement d'applications. Cette version présente de bonne</w:t>
      </w:r>
      <w:r w:rsidR="00695CB1">
        <w:t>s</w:t>
      </w:r>
      <w:r>
        <w:t xml:space="preserve"> fonctionnalités et améliorations qui rendent le développement en Java plus efficace, plus pratique et surtout plus stable. De plus, Java 8 introduit également des API pour des améliorations de performance et de sécurité. Il présente beaucoup d’avantages tels que la haute sécurité dont les exceptions et les forces de contrôle, aussi son évolutivité et son côté multitâches ou multithreading.</w:t>
      </w:r>
    </w:p>
    <w:p w14:paraId="3B2FBA64" w14:textId="77777777" w:rsidR="007C4C1D" w:rsidRDefault="00FA2629">
      <w:pPr>
        <w:pStyle w:val="Para"/>
      </w:pPr>
      <w:r>
        <w:rPr>
          <w:noProof/>
          <w:color w:val="333333"/>
          <w:szCs w:val="18"/>
          <w:shd w:val="clear" w:color="auto" w:fill="FFFFFF"/>
          <w:lang w:val="fr-FR"/>
        </w:rPr>
        <w:drawing>
          <wp:inline distT="0" distB="0" distL="0" distR="0" wp14:anchorId="165EB2A5" wp14:editId="49F816AB">
            <wp:extent cx="3038478" cy="2895603"/>
            <wp:effectExtent l="0" t="0" r="9522" b="0"/>
            <wp:docPr id="6" name="Image 6" descr="classement-IEEE-20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3038478" cy="2895603"/>
                    </a:xfrm>
                    <a:prstGeom prst="rect">
                      <a:avLst/>
                    </a:prstGeom>
                    <a:noFill/>
                    <a:ln>
                      <a:noFill/>
                      <a:prstDash/>
                    </a:ln>
                  </pic:spPr>
                </pic:pic>
              </a:graphicData>
            </a:graphic>
          </wp:inline>
        </w:drawing>
      </w:r>
    </w:p>
    <w:p w14:paraId="1C6D7765" w14:textId="2860A714" w:rsidR="008C565A" w:rsidRDefault="00E5020E" w:rsidP="00E5020E">
      <w:pPr>
        <w:pStyle w:val="Lgende"/>
      </w:pPr>
      <w:bookmarkStart w:id="164" w:name="_Toc149507658"/>
      <w:r>
        <w:t xml:space="preserve">Figure </w:t>
      </w:r>
      <w:r>
        <w:fldChar w:fldCharType="begin"/>
      </w:r>
      <w:r>
        <w:instrText xml:space="preserve"> SEQ Figure \* ARABIC </w:instrText>
      </w:r>
      <w:r>
        <w:fldChar w:fldCharType="separate"/>
      </w:r>
      <w:r w:rsidR="00466F73">
        <w:rPr>
          <w:noProof/>
        </w:rPr>
        <w:t>3</w:t>
      </w:r>
      <w:r>
        <w:fldChar w:fldCharType="end"/>
      </w:r>
      <w:r>
        <w:t xml:space="preserve"> :</w:t>
      </w:r>
      <w:r w:rsidR="008C565A">
        <w:t xml:space="preserve"> </w:t>
      </w:r>
      <w:r w:rsidRPr="00ED0161">
        <w:t>Classement des langages de programmation en 2021 (IEEE)</w:t>
      </w:r>
      <w:bookmarkEnd w:id="164"/>
    </w:p>
    <w:p w14:paraId="61C04445" w14:textId="77777777" w:rsidR="008C565A" w:rsidRDefault="008C565A" w:rsidP="008C565A">
      <w:pPr>
        <w:pStyle w:val="Lgende"/>
      </w:pPr>
    </w:p>
    <w:p w14:paraId="78DCCF19" w14:textId="77777777" w:rsidR="008C565A" w:rsidRDefault="008C565A" w:rsidP="008C565A">
      <w:pPr>
        <w:pStyle w:val="Standard"/>
      </w:pPr>
    </w:p>
    <w:p w14:paraId="7D7B2980" w14:textId="77777777" w:rsidR="008C565A" w:rsidRDefault="008C565A" w:rsidP="008C565A">
      <w:pPr>
        <w:pStyle w:val="Standard"/>
      </w:pPr>
    </w:p>
    <w:p w14:paraId="59B7C516" w14:textId="77777777" w:rsidR="008C565A" w:rsidRDefault="008C565A" w:rsidP="008C565A">
      <w:pPr>
        <w:pStyle w:val="Standard"/>
      </w:pPr>
    </w:p>
    <w:p w14:paraId="54F4B2C9" w14:textId="77777777" w:rsidR="008C565A" w:rsidRPr="008C565A" w:rsidRDefault="008C565A" w:rsidP="00180AEE">
      <w:pPr>
        <w:pStyle w:val="Standard"/>
      </w:pPr>
    </w:p>
    <w:p w14:paraId="3F06949A" w14:textId="77777777" w:rsidR="00C37366" w:rsidRPr="00C37366" w:rsidRDefault="00C37366" w:rsidP="00C37366">
      <w:pPr>
        <w:pStyle w:val="Standard"/>
      </w:pPr>
    </w:p>
    <w:tbl>
      <w:tblPr>
        <w:tblW w:w="10132" w:type="dxa"/>
        <w:tblInd w:w="-714" w:type="dxa"/>
        <w:tblCellMar>
          <w:left w:w="10" w:type="dxa"/>
          <w:right w:w="10" w:type="dxa"/>
        </w:tblCellMar>
        <w:tblLook w:val="0000" w:firstRow="0" w:lastRow="0" w:firstColumn="0" w:lastColumn="0" w:noHBand="0" w:noVBand="0"/>
      </w:tblPr>
      <w:tblGrid>
        <w:gridCol w:w="2392"/>
        <w:gridCol w:w="3870"/>
        <w:gridCol w:w="3870"/>
      </w:tblGrid>
      <w:tr w:rsidR="007C4C1D" w:rsidRPr="008C565A" w14:paraId="0BEAF442" w14:textId="77777777" w:rsidTr="00180AEE">
        <w:trPr>
          <w:trHeight w:val="310"/>
        </w:trPr>
        <w:tc>
          <w:tcPr>
            <w:tcW w:w="2392"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67461D2D" w14:textId="0CA1EB59" w:rsidR="007C4C1D" w:rsidRPr="00180AEE" w:rsidRDefault="00FA2629" w:rsidP="00180AEE">
            <w:pPr>
              <w:pStyle w:val="Para"/>
              <w:spacing w:after="0"/>
              <w:ind w:firstLine="0"/>
              <w:jc w:val="center"/>
              <w:textAlignment w:val="auto"/>
              <w:rPr>
                <w:b/>
                <w:sz w:val="20"/>
              </w:rPr>
            </w:pPr>
            <w:r w:rsidRPr="00180AEE">
              <w:rPr>
                <w:b/>
                <w:sz w:val="20"/>
              </w:rPr>
              <w:t>Critère</w:t>
            </w:r>
            <w:r w:rsidR="002C763B">
              <w:rPr>
                <w:b/>
                <w:sz w:val="20"/>
              </w:rPr>
              <w:t>s</w:t>
            </w:r>
          </w:p>
        </w:tc>
        <w:tc>
          <w:tcPr>
            <w:tcW w:w="387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7DA2BAE" w14:textId="77777777" w:rsidR="007C4C1D" w:rsidRPr="00180AEE" w:rsidRDefault="00FA2629" w:rsidP="00180AEE">
            <w:pPr>
              <w:pStyle w:val="Para"/>
              <w:spacing w:after="0"/>
              <w:ind w:firstLine="0"/>
              <w:jc w:val="center"/>
              <w:textAlignment w:val="auto"/>
              <w:rPr>
                <w:sz w:val="20"/>
              </w:rPr>
            </w:pPr>
            <w:r w:rsidRPr="00180AEE">
              <w:rPr>
                <w:b/>
                <w:sz w:val="20"/>
              </w:rPr>
              <w:t>Java</w:t>
            </w:r>
          </w:p>
        </w:tc>
        <w:tc>
          <w:tcPr>
            <w:tcW w:w="387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57CA6E01" w14:textId="77777777" w:rsidR="007C4C1D" w:rsidRPr="00180AEE" w:rsidRDefault="00FA2629" w:rsidP="00180AEE">
            <w:pPr>
              <w:pStyle w:val="Para"/>
              <w:spacing w:after="0"/>
              <w:ind w:firstLine="0"/>
              <w:jc w:val="center"/>
              <w:textAlignment w:val="auto"/>
              <w:rPr>
                <w:sz w:val="20"/>
              </w:rPr>
            </w:pPr>
            <w:r w:rsidRPr="00180AEE">
              <w:rPr>
                <w:b/>
                <w:sz w:val="20"/>
              </w:rPr>
              <w:t>PHP</w:t>
            </w:r>
          </w:p>
        </w:tc>
      </w:tr>
      <w:tr w:rsidR="007C4C1D" w:rsidRPr="008C565A" w14:paraId="78605B8E"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A93DED" w14:textId="77777777" w:rsidR="007C4C1D" w:rsidRPr="00180AEE" w:rsidRDefault="00FA2629" w:rsidP="00180AEE">
            <w:pPr>
              <w:pStyle w:val="Para"/>
              <w:spacing w:before="0" w:after="0"/>
              <w:ind w:firstLine="0"/>
              <w:jc w:val="left"/>
              <w:textAlignment w:val="auto"/>
              <w:rPr>
                <w:b/>
                <w:bCs/>
                <w:sz w:val="20"/>
              </w:rPr>
            </w:pPr>
            <w:r w:rsidRPr="00180AEE">
              <w:rPr>
                <w:b/>
                <w:bCs/>
                <w:sz w:val="20"/>
              </w:rPr>
              <w:t>Paradigme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B97E8C" w14:textId="77777777" w:rsidR="007C4C1D" w:rsidRPr="00180AEE" w:rsidRDefault="00FA2629" w:rsidP="00180AEE">
            <w:pPr>
              <w:pStyle w:val="Para"/>
              <w:spacing w:after="0"/>
              <w:ind w:firstLine="0"/>
              <w:jc w:val="left"/>
              <w:textAlignment w:val="auto"/>
              <w:rPr>
                <w:sz w:val="20"/>
              </w:rPr>
            </w:pPr>
            <w:r w:rsidRPr="00180AEE">
              <w:rPr>
                <w:sz w:val="20"/>
              </w:rPr>
              <w:t>Orientée Objet, structurée, impérative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388558" w14:textId="77777777" w:rsidR="007C4C1D" w:rsidRPr="00180AEE" w:rsidRDefault="00FA2629" w:rsidP="00180AEE">
            <w:pPr>
              <w:pStyle w:val="Para"/>
              <w:spacing w:after="0"/>
              <w:ind w:firstLine="0"/>
              <w:jc w:val="left"/>
              <w:textAlignment w:val="auto"/>
              <w:rPr>
                <w:sz w:val="20"/>
              </w:rPr>
            </w:pPr>
            <w:r w:rsidRPr="00180AEE">
              <w:rPr>
                <w:sz w:val="20"/>
              </w:rPr>
              <w:t>Impératif, objet, fonctionnel, réflexif. Langage interprété</w:t>
            </w:r>
          </w:p>
        </w:tc>
      </w:tr>
      <w:tr w:rsidR="007C4C1D" w:rsidRPr="008C565A" w14:paraId="17302463"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A54794" w14:textId="77777777" w:rsidR="007C4C1D" w:rsidRPr="00180AEE" w:rsidRDefault="00FA2629" w:rsidP="00180AEE">
            <w:pPr>
              <w:pStyle w:val="Para"/>
              <w:spacing w:before="0" w:after="0"/>
              <w:ind w:firstLine="0"/>
              <w:jc w:val="left"/>
              <w:textAlignment w:val="auto"/>
              <w:rPr>
                <w:b/>
                <w:bCs/>
                <w:sz w:val="20"/>
              </w:rPr>
            </w:pPr>
            <w:r w:rsidRPr="00180AEE">
              <w:rPr>
                <w:b/>
                <w:bCs/>
                <w:sz w:val="20"/>
              </w:rPr>
              <w:t>Typage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B7CF50" w14:textId="77777777" w:rsidR="007C4C1D" w:rsidRPr="00180AEE" w:rsidRDefault="00FA2629" w:rsidP="00180AEE">
            <w:pPr>
              <w:pStyle w:val="Para"/>
              <w:spacing w:after="0"/>
              <w:ind w:firstLine="0"/>
              <w:jc w:val="left"/>
              <w:textAlignment w:val="auto"/>
              <w:rPr>
                <w:sz w:val="20"/>
              </w:rPr>
            </w:pPr>
            <w:r w:rsidRPr="00180AEE">
              <w:rPr>
                <w:sz w:val="20"/>
              </w:rPr>
              <w:t>Statique, fort, sûr, nominatif</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98DBAC" w14:textId="77777777" w:rsidR="007C4C1D" w:rsidRPr="00180AEE" w:rsidRDefault="00FA2629" w:rsidP="00180AEE">
            <w:pPr>
              <w:pStyle w:val="Para"/>
              <w:spacing w:after="0"/>
              <w:ind w:firstLine="0"/>
              <w:jc w:val="left"/>
              <w:textAlignment w:val="auto"/>
              <w:rPr>
                <w:sz w:val="20"/>
              </w:rPr>
            </w:pPr>
            <w:r w:rsidRPr="00180AEE">
              <w:rPr>
                <w:sz w:val="20"/>
              </w:rPr>
              <w:t>Dynamique, faible</w:t>
            </w:r>
          </w:p>
        </w:tc>
      </w:tr>
      <w:tr w:rsidR="007C4C1D" w:rsidRPr="008C565A" w14:paraId="05DA8297"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F0A7B5" w14:textId="77777777" w:rsidR="007C4C1D" w:rsidRPr="00180AEE" w:rsidRDefault="00FA2629" w:rsidP="00180AEE">
            <w:pPr>
              <w:pStyle w:val="Para"/>
              <w:spacing w:before="0" w:after="0"/>
              <w:ind w:firstLine="0"/>
              <w:jc w:val="left"/>
              <w:textAlignment w:val="auto"/>
              <w:rPr>
                <w:b/>
                <w:bCs/>
                <w:sz w:val="20"/>
              </w:rPr>
            </w:pPr>
            <w:r w:rsidRPr="00180AEE">
              <w:rPr>
                <w:b/>
                <w:bCs/>
                <w:sz w:val="20"/>
              </w:rPr>
              <w:t>Compatibilité ascendante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5E9802" w14:textId="77777777" w:rsidR="007C4C1D" w:rsidRPr="00180AEE" w:rsidRDefault="00FA2629" w:rsidP="00180AEE">
            <w:pPr>
              <w:pStyle w:val="Para"/>
              <w:spacing w:after="0"/>
              <w:ind w:firstLine="0"/>
              <w:jc w:val="left"/>
              <w:textAlignment w:val="auto"/>
              <w:rPr>
                <w:sz w:val="20"/>
              </w:rPr>
            </w:pPr>
            <w:r w:rsidRPr="00180AEE">
              <w:rPr>
                <w:sz w:val="20"/>
              </w:rPr>
              <w:t>Oui</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FA429D" w14:textId="77777777" w:rsidR="007C4C1D" w:rsidRPr="00180AEE" w:rsidRDefault="00FA2629" w:rsidP="00180AEE">
            <w:pPr>
              <w:pStyle w:val="Para"/>
              <w:spacing w:after="0"/>
              <w:ind w:firstLine="0"/>
              <w:jc w:val="left"/>
              <w:textAlignment w:val="auto"/>
              <w:rPr>
                <w:sz w:val="20"/>
              </w:rPr>
            </w:pPr>
            <w:r w:rsidRPr="00180AEE">
              <w:rPr>
                <w:sz w:val="20"/>
              </w:rPr>
              <w:t>Pas toujours</w:t>
            </w:r>
          </w:p>
        </w:tc>
      </w:tr>
      <w:tr w:rsidR="007C4C1D" w:rsidRPr="008C565A" w14:paraId="4A72D158"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D09095" w14:textId="77777777" w:rsidR="007C4C1D" w:rsidRPr="00180AEE" w:rsidRDefault="00FA2629" w:rsidP="00180AEE">
            <w:pPr>
              <w:pStyle w:val="Para"/>
              <w:spacing w:before="0" w:after="0"/>
              <w:ind w:firstLine="0"/>
              <w:jc w:val="left"/>
              <w:textAlignment w:val="auto"/>
              <w:rPr>
                <w:b/>
                <w:bCs/>
                <w:sz w:val="20"/>
              </w:rPr>
            </w:pPr>
            <w:r w:rsidRPr="00180AEE">
              <w:rPr>
                <w:b/>
                <w:bCs/>
                <w:sz w:val="20"/>
              </w:rPr>
              <w:t>Multiplateforme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E4760AC" w14:textId="77777777" w:rsidR="007C4C1D" w:rsidRPr="00180AEE" w:rsidRDefault="00FA2629" w:rsidP="00180AEE">
            <w:pPr>
              <w:pStyle w:val="Para"/>
              <w:spacing w:after="0"/>
              <w:ind w:firstLine="0"/>
              <w:jc w:val="left"/>
              <w:textAlignment w:val="auto"/>
              <w:rPr>
                <w:sz w:val="20"/>
              </w:rPr>
            </w:pPr>
            <w:r w:rsidRPr="00180AEE">
              <w:rPr>
                <w:sz w:val="20"/>
              </w:rPr>
              <w:t>Oui</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547755" w14:textId="77777777" w:rsidR="007C4C1D" w:rsidRPr="00180AEE" w:rsidRDefault="00FA2629" w:rsidP="00180AEE">
            <w:pPr>
              <w:pStyle w:val="Para"/>
              <w:spacing w:after="0"/>
              <w:ind w:firstLine="0"/>
              <w:jc w:val="left"/>
              <w:textAlignment w:val="auto"/>
              <w:rPr>
                <w:sz w:val="20"/>
              </w:rPr>
            </w:pPr>
            <w:r w:rsidRPr="00180AEE">
              <w:rPr>
                <w:sz w:val="20"/>
              </w:rPr>
              <w:t>Oui</w:t>
            </w:r>
          </w:p>
        </w:tc>
      </w:tr>
      <w:tr w:rsidR="007C4C1D" w:rsidRPr="008C565A" w14:paraId="4C4E5925"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D5F22A" w14:textId="77777777" w:rsidR="007C4C1D" w:rsidRPr="00180AEE" w:rsidRDefault="00FA2629" w:rsidP="00180AEE">
            <w:pPr>
              <w:pStyle w:val="Para"/>
              <w:spacing w:before="0" w:after="0"/>
              <w:ind w:firstLine="0"/>
              <w:jc w:val="left"/>
              <w:textAlignment w:val="auto"/>
              <w:rPr>
                <w:b/>
                <w:bCs/>
                <w:sz w:val="20"/>
              </w:rPr>
            </w:pPr>
            <w:r w:rsidRPr="00180AEE">
              <w:rPr>
                <w:b/>
                <w:bCs/>
                <w:sz w:val="20"/>
              </w:rPr>
              <w:t xml:space="preserve">Type d’application cible </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B7FCE3" w14:textId="77777777" w:rsidR="007C4C1D" w:rsidRPr="00180AEE" w:rsidRDefault="00FA2629" w:rsidP="00180AEE">
            <w:pPr>
              <w:pStyle w:val="Para"/>
              <w:spacing w:after="0"/>
              <w:ind w:firstLine="0"/>
              <w:jc w:val="left"/>
              <w:textAlignment w:val="auto"/>
              <w:rPr>
                <w:sz w:val="20"/>
              </w:rPr>
            </w:pPr>
            <w:r w:rsidRPr="00180AEE">
              <w:rPr>
                <w:sz w:val="20"/>
              </w:rPr>
              <w:t>Toutes</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6D832E" w14:textId="77777777" w:rsidR="007C4C1D" w:rsidRPr="00180AEE" w:rsidRDefault="00FA2629" w:rsidP="00180AEE">
            <w:pPr>
              <w:pStyle w:val="Para"/>
              <w:spacing w:after="0"/>
              <w:ind w:firstLine="0"/>
              <w:jc w:val="left"/>
              <w:textAlignment w:val="auto"/>
              <w:rPr>
                <w:sz w:val="20"/>
              </w:rPr>
            </w:pPr>
            <w:r w:rsidRPr="00180AEE">
              <w:rPr>
                <w:sz w:val="20"/>
              </w:rPr>
              <w:t>Web</w:t>
            </w:r>
          </w:p>
        </w:tc>
      </w:tr>
      <w:tr w:rsidR="007C4C1D" w:rsidRPr="00495522" w14:paraId="7CFDA9F0"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BECDAF" w14:textId="77777777" w:rsidR="007C4C1D" w:rsidRPr="00180AEE" w:rsidRDefault="00FA2629" w:rsidP="00180AEE">
            <w:pPr>
              <w:pStyle w:val="Para"/>
              <w:spacing w:before="0" w:after="0"/>
              <w:ind w:firstLine="0"/>
              <w:jc w:val="left"/>
              <w:textAlignment w:val="auto"/>
              <w:rPr>
                <w:b/>
                <w:bCs/>
                <w:sz w:val="20"/>
              </w:rPr>
            </w:pPr>
            <w:r w:rsidRPr="00180AEE">
              <w:rPr>
                <w:b/>
                <w:bCs/>
                <w:sz w:val="20"/>
              </w:rPr>
              <w:t>Slogan</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E5AC55" w14:textId="77777777" w:rsidR="007C4C1D" w:rsidRPr="00180AEE" w:rsidRDefault="00FA2629" w:rsidP="00180AEE">
            <w:pPr>
              <w:pStyle w:val="Para"/>
              <w:spacing w:after="0"/>
              <w:ind w:firstLine="0"/>
              <w:jc w:val="left"/>
              <w:textAlignment w:val="auto"/>
              <w:rPr>
                <w:sz w:val="20"/>
                <w:lang w:val="en-US"/>
              </w:rPr>
            </w:pPr>
            <w:r w:rsidRPr="00180AEE">
              <w:rPr>
                <w:sz w:val="20"/>
                <w:lang w:val="en-US"/>
              </w:rPr>
              <w:t>Write once, run anywhere (WORA)</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FF2364" w14:textId="55DEB480" w:rsidR="007C4C1D" w:rsidRPr="00180AEE" w:rsidRDefault="00FA2629" w:rsidP="00180AEE">
            <w:pPr>
              <w:pStyle w:val="Para"/>
              <w:spacing w:after="0"/>
              <w:ind w:firstLine="0"/>
              <w:jc w:val="left"/>
              <w:textAlignment w:val="auto"/>
              <w:rPr>
                <w:sz w:val="20"/>
                <w:lang w:val="en-US"/>
              </w:rPr>
            </w:pPr>
            <w:r w:rsidRPr="00180AEE">
              <w:rPr>
                <w:sz w:val="20"/>
                <w:lang w:val="en-US"/>
              </w:rPr>
              <w:t xml:space="preserve">PHP is a popular general-purpose scripting language that is especially suited to web </w:t>
            </w:r>
            <w:r w:rsidR="001D351D" w:rsidRPr="00180AEE">
              <w:rPr>
                <w:sz w:val="20"/>
                <w:lang w:val="en-US"/>
              </w:rPr>
              <w:t>development.</w:t>
            </w:r>
          </w:p>
        </w:tc>
      </w:tr>
      <w:tr w:rsidR="007C4C1D" w:rsidRPr="008C565A" w14:paraId="3FD0BD47" w14:textId="77777777" w:rsidTr="00180AEE">
        <w:trPr>
          <w:trHeight w:val="1155"/>
        </w:trPr>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6D4AA2" w14:textId="77777777" w:rsidR="007C4C1D" w:rsidRPr="00180AEE" w:rsidRDefault="00FA2629" w:rsidP="00180AEE">
            <w:pPr>
              <w:pStyle w:val="Para"/>
              <w:spacing w:before="0" w:after="0"/>
              <w:ind w:firstLine="0"/>
              <w:jc w:val="left"/>
              <w:textAlignment w:val="auto"/>
              <w:rPr>
                <w:b/>
                <w:bCs/>
                <w:sz w:val="20"/>
              </w:rPr>
            </w:pPr>
            <w:r w:rsidRPr="00180AEE">
              <w:rPr>
                <w:b/>
                <w:bCs/>
                <w:sz w:val="20"/>
              </w:rPr>
              <w:t>Popularité</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D4F8CD" w14:textId="77777777" w:rsidR="007C4C1D" w:rsidRPr="00180AEE" w:rsidRDefault="00220516" w:rsidP="00180AEE">
            <w:pPr>
              <w:pStyle w:val="Para"/>
              <w:spacing w:after="0"/>
              <w:ind w:firstLine="0"/>
              <w:jc w:val="left"/>
              <w:textAlignment w:val="auto"/>
              <w:rPr>
                <w:sz w:val="20"/>
              </w:rPr>
            </w:pPr>
            <w:r w:rsidRPr="00180AEE">
              <w:rPr>
                <w:sz w:val="20"/>
              </w:rPr>
              <w:t>Largement</w:t>
            </w:r>
            <w:r w:rsidR="00FA2629" w:rsidRPr="00180AEE">
              <w:rPr>
                <w:sz w:val="20"/>
              </w:rPr>
              <w:t xml:space="preserve"> utilisé et a une part de marché significative.</w:t>
            </w:r>
          </w:p>
        </w:tc>
        <w:tc>
          <w:tcPr>
            <w:tcW w:w="38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59A30C" w14:textId="77777777" w:rsidR="007C4C1D" w:rsidRPr="00180AEE" w:rsidRDefault="00220516" w:rsidP="00180AEE">
            <w:pPr>
              <w:pStyle w:val="Para"/>
              <w:spacing w:after="0"/>
              <w:ind w:firstLine="0"/>
              <w:jc w:val="left"/>
              <w:textAlignment w:val="auto"/>
              <w:rPr>
                <w:sz w:val="20"/>
              </w:rPr>
            </w:pPr>
            <w:r w:rsidRPr="00180AEE">
              <w:rPr>
                <w:sz w:val="20"/>
              </w:rPr>
              <w:t>Populaire</w:t>
            </w:r>
            <w:r w:rsidR="00FA2629" w:rsidRPr="00180AEE">
              <w:rPr>
                <w:sz w:val="20"/>
              </w:rPr>
              <w:t xml:space="preserve"> pour le développement web, principalement pour la création de sites web dynamiques.</w:t>
            </w:r>
          </w:p>
        </w:tc>
      </w:tr>
    </w:tbl>
    <w:p w14:paraId="3EE6EECA" w14:textId="10BC4E6A" w:rsidR="00B424D4" w:rsidRDefault="00B424D4" w:rsidP="003241A6">
      <w:pPr>
        <w:pStyle w:val="Lgende"/>
      </w:pPr>
      <w:bookmarkStart w:id="165" w:name="_Toc149507679"/>
      <w:r>
        <w:t xml:space="preserve">Tableau </w:t>
      </w:r>
      <w:r>
        <w:fldChar w:fldCharType="begin"/>
      </w:r>
      <w:r>
        <w:instrText xml:space="preserve"> SEQ Tableau \* ARABIC </w:instrText>
      </w:r>
      <w:r>
        <w:fldChar w:fldCharType="separate"/>
      </w:r>
      <w:r w:rsidR="00466F73">
        <w:rPr>
          <w:noProof/>
        </w:rPr>
        <w:t>1</w:t>
      </w:r>
      <w:r>
        <w:fldChar w:fldCharType="end"/>
      </w:r>
      <w:r w:rsidR="00922580">
        <w:t> :</w:t>
      </w:r>
      <w:r w:rsidRPr="00350FC7">
        <w:t xml:space="preserve"> </w:t>
      </w:r>
      <w:r w:rsidR="00C36E96">
        <w:t>C</w:t>
      </w:r>
      <w:r w:rsidRPr="00350FC7">
        <w:t>omparaison entre Java et PHP</w:t>
      </w:r>
      <w:bookmarkEnd w:id="165"/>
    </w:p>
    <w:p w14:paraId="2B01AB7F" w14:textId="77777777" w:rsidR="007C4C1D" w:rsidRDefault="00220516">
      <w:pPr>
        <w:pStyle w:val="Para"/>
        <w:numPr>
          <w:ilvl w:val="0"/>
          <w:numId w:val="31"/>
        </w:numPr>
        <w:rPr>
          <w:b/>
          <w:lang w:val="fr-FR"/>
        </w:rPr>
      </w:pPr>
      <w:r>
        <w:rPr>
          <w:b/>
          <w:lang w:val="fr-FR"/>
        </w:rPr>
        <w:t>Framework APJ</w:t>
      </w:r>
      <w:r w:rsidR="00FA2629">
        <w:rPr>
          <w:b/>
          <w:lang w:val="fr-FR"/>
        </w:rPr>
        <w:t xml:space="preserve"> </w:t>
      </w:r>
    </w:p>
    <w:p w14:paraId="7A1CEF37" w14:textId="33B7EEA5" w:rsidR="007C4C1D" w:rsidRDefault="00FA2629">
      <w:pPr>
        <w:pStyle w:val="Para"/>
        <w:ind w:firstLine="0"/>
      </w:pPr>
      <w:r>
        <w:rPr>
          <w:lang w:val="fr-FR"/>
        </w:rPr>
        <w:t>APJ (Affichage Personnalisées JRews) est un Framework cré</w:t>
      </w:r>
      <w:r w:rsidR="004131A8">
        <w:rPr>
          <w:lang w:val="fr-FR"/>
        </w:rPr>
        <w:t>é</w:t>
      </w:r>
      <w:r>
        <w:rPr>
          <w:lang w:val="fr-FR"/>
        </w:rPr>
        <w:t xml:space="preserve"> par BICI basé sur le </w:t>
      </w:r>
      <w:r w:rsidR="00220516">
        <w:rPr>
          <w:lang w:val="fr-FR"/>
        </w:rPr>
        <w:t>langage</w:t>
      </w:r>
      <w:r>
        <w:rPr>
          <w:lang w:val="fr-FR"/>
        </w:rPr>
        <w:t xml:space="preserve"> java du coté Back-end et JSP du côté Front-end</w:t>
      </w:r>
      <w:r>
        <w:t xml:space="preserve">, sur l’architecture Java EE et développé suivant le modèle MVC (Modèle-Vue-Contrôleur). C’est un environnement puissant et flexible. Cela permet d’optimiser notre temps de développement en nous fournissant les bibliothèques nécessaires qui prennent en charge les tâches répétitives. </w:t>
      </w:r>
      <w:r w:rsidR="004131A8">
        <w:t xml:space="preserve">De </w:t>
      </w:r>
      <w:r>
        <w:t xml:space="preserve">plus, grâce à </w:t>
      </w:r>
      <w:r w:rsidR="00E14663">
        <w:t>s</w:t>
      </w:r>
      <w:r>
        <w:t>es fonctions généralisées et optimisées, il facilite notre travail et améliore notre productivité. Il permet de gérer la persistance des données, leurs affichages et leurs configurations déjà implémenté</w:t>
      </w:r>
      <w:r w:rsidR="00011ADE">
        <w:t>e</w:t>
      </w:r>
      <w:r>
        <w:t>s.</w:t>
      </w:r>
    </w:p>
    <w:p w14:paraId="43120724" w14:textId="77777777" w:rsidR="007C4C1D" w:rsidRDefault="007C4C1D">
      <w:pPr>
        <w:pStyle w:val="Para"/>
        <w:ind w:left="1429" w:firstLine="0"/>
        <w:rPr>
          <w:b/>
        </w:rPr>
      </w:pPr>
    </w:p>
    <w:p w14:paraId="25A8DB27" w14:textId="77777777" w:rsidR="007C4C1D" w:rsidRDefault="007C4C1D">
      <w:pPr>
        <w:pStyle w:val="Para"/>
        <w:ind w:left="1429" w:firstLine="0"/>
        <w:rPr>
          <w:b/>
        </w:rPr>
      </w:pPr>
    </w:p>
    <w:p w14:paraId="59EC304C" w14:textId="77777777" w:rsidR="007C4C1D" w:rsidRDefault="00FA2629">
      <w:pPr>
        <w:pStyle w:val="Para"/>
        <w:numPr>
          <w:ilvl w:val="0"/>
          <w:numId w:val="31"/>
        </w:numPr>
        <w:rPr>
          <w:b/>
        </w:rPr>
      </w:pPr>
      <w:r>
        <w:rPr>
          <w:b/>
        </w:rPr>
        <w:t>HTML</w:t>
      </w:r>
    </w:p>
    <w:p w14:paraId="5505B83D" w14:textId="6A9AEEF6" w:rsidR="007C4C1D" w:rsidRDefault="00FA2629">
      <w:pPr>
        <w:pStyle w:val="Para"/>
        <w:ind w:firstLine="0"/>
      </w:pPr>
      <w:r>
        <w:t xml:space="preserve">Html est un langage utilisé pour la mise en forme des pages. </w:t>
      </w:r>
      <w:r w:rsidR="008A253E">
        <w:t xml:space="preserve">C’est surtout </w:t>
      </w:r>
      <w:r w:rsidR="00C37366">
        <w:t>conçu</w:t>
      </w:r>
      <w:r w:rsidR="00C36875">
        <w:t xml:space="preserve"> pour </w:t>
      </w:r>
      <w:r w:rsidR="005906D3">
        <w:t xml:space="preserve">représenter </w:t>
      </w:r>
      <w:r w:rsidR="004E7522">
        <w:t xml:space="preserve">les pages web, très </w:t>
      </w:r>
      <w:r w:rsidR="001A1BB5">
        <w:t>utile</w:t>
      </w:r>
      <w:r w:rsidR="004E7522">
        <w:t xml:space="preserve"> dans l’interface d</w:t>
      </w:r>
      <w:r w:rsidR="00C37366">
        <w:t>ans</w:t>
      </w:r>
      <w:r w:rsidR="004E7522">
        <w:t xml:space="preserve"> le côté backoffice de l’application</w:t>
      </w:r>
      <w:r w:rsidR="001A1BB5">
        <w:t>.</w:t>
      </w:r>
    </w:p>
    <w:p w14:paraId="5779D3D3" w14:textId="77777777" w:rsidR="007C4C1D" w:rsidRDefault="00FA2629">
      <w:pPr>
        <w:pStyle w:val="Para"/>
        <w:numPr>
          <w:ilvl w:val="0"/>
          <w:numId w:val="31"/>
        </w:numPr>
      </w:pPr>
      <w:r>
        <w:rPr>
          <w:b/>
          <w:kern w:val="3"/>
        </w:rPr>
        <w:t>CSS</w:t>
      </w:r>
    </w:p>
    <w:p w14:paraId="77C0336B" w14:textId="77777777" w:rsidR="007C4C1D" w:rsidRDefault="00FA2629">
      <w:pPr>
        <w:pStyle w:val="Para"/>
        <w:ind w:firstLine="0"/>
      </w:pPr>
      <w:r>
        <w:rPr>
          <w:b/>
          <w:kern w:val="3"/>
        </w:rPr>
        <w:t xml:space="preserve">CSS </w:t>
      </w:r>
      <w:r>
        <w:rPr>
          <w:kern w:val="3"/>
        </w:rPr>
        <w:t>est un langage très important du Web qui se charge du développement des apparences des rendus des documents Html comme les couleurs des éléments, les positions, les bordures et pleins encore. I</w:t>
      </w:r>
      <w:r>
        <w:rPr>
          <w:kern w:val="3"/>
          <w:szCs w:val="24"/>
        </w:rPr>
        <w:t>l permet de définir les propriétés d’affichages de différents contenus des pages.</w:t>
      </w:r>
    </w:p>
    <w:p w14:paraId="2381940C" w14:textId="77777777" w:rsidR="007C4C1D" w:rsidRDefault="00FA2629">
      <w:pPr>
        <w:pStyle w:val="Para"/>
        <w:numPr>
          <w:ilvl w:val="0"/>
          <w:numId w:val="32"/>
        </w:numPr>
        <w:rPr>
          <w:b/>
          <w:lang w:val="fr-FR"/>
        </w:rPr>
      </w:pPr>
      <w:r>
        <w:rPr>
          <w:b/>
          <w:lang w:val="fr-FR"/>
        </w:rPr>
        <w:t xml:space="preserve">Oracle </w:t>
      </w:r>
    </w:p>
    <w:p w14:paraId="3D1953B8" w14:textId="77777777" w:rsidR="007C4C1D" w:rsidRPr="00A67ECE" w:rsidRDefault="00FA2629" w:rsidP="00180AEE">
      <w:pPr>
        <w:pStyle w:val="Para"/>
        <w:ind w:firstLine="0"/>
        <w:rPr>
          <w:kern w:val="3"/>
        </w:rPr>
      </w:pPr>
      <w:r w:rsidRPr="00A67ECE">
        <w:rPr>
          <w:kern w:val="3"/>
        </w:rPr>
        <w:t xml:space="preserve">Oracle Database est actuellement l’un des systèmes de gestion de base de données </w:t>
      </w:r>
      <w:r w:rsidR="001D351D" w:rsidRPr="00A67ECE">
        <w:rPr>
          <w:kern w:val="3"/>
        </w:rPr>
        <w:t>relationnelles (</w:t>
      </w:r>
      <w:r w:rsidRPr="00A67ECE">
        <w:rPr>
          <w:kern w:val="3"/>
        </w:rPr>
        <w:t>SGBD) les plus performants au monde. Elle est la première SGBD conçue pour le Grid Computing qui est la technique la plus flexible et rentable pour la gestion des systèmes informatique.</w:t>
      </w:r>
    </w:p>
    <w:p w14:paraId="0FAD9F00" w14:textId="7C96BC58" w:rsidR="007C4C1D" w:rsidRPr="00180AEE" w:rsidRDefault="00FA2629">
      <w:pPr>
        <w:pStyle w:val="Para"/>
        <w:ind w:firstLine="0"/>
        <w:rPr>
          <w:kern w:val="3"/>
        </w:rPr>
      </w:pPr>
      <w:r w:rsidRPr="00180AEE">
        <w:rPr>
          <w:kern w:val="3"/>
        </w:rPr>
        <w:t>Voici un tableau de comparaison d’Oracle Database avec PostgreSQL qui est également un SGBD relationnel très utilisé dans le monde informatique et qui est aussi l’un des principaux SGBD utilis</w:t>
      </w:r>
      <w:r w:rsidR="0061036E">
        <w:rPr>
          <w:kern w:val="3"/>
        </w:rPr>
        <w:t>é par</w:t>
      </w:r>
      <w:r w:rsidRPr="00180AEE">
        <w:rPr>
          <w:kern w:val="3"/>
        </w:rPr>
        <w:t xml:space="preserve"> le BICI : </w:t>
      </w:r>
    </w:p>
    <w:p w14:paraId="12B97EB9" w14:textId="77777777" w:rsidR="007C4C1D" w:rsidRDefault="007C4C1D">
      <w:pPr>
        <w:pStyle w:val="Para"/>
        <w:ind w:firstLine="0"/>
        <w:rPr>
          <w:kern w:val="3"/>
          <w:lang w:val="fr-FR"/>
        </w:rPr>
      </w:pPr>
    </w:p>
    <w:tbl>
      <w:tblPr>
        <w:tblW w:w="10461" w:type="dxa"/>
        <w:tblInd w:w="-714" w:type="dxa"/>
        <w:tblCellMar>
          <w:left w:w="10" w:type="dxa"/>
          <w:right w:w="10" w:type="dxa"/>
        </w:tblCellMar>
        <w:tblLook w:val="0000" w:firstRow="0" w:lastRow="0" w:firstColumn="0" w:lastColumn="0" w:noHBand="0" w:noVBand="0"/>
      </w:tblPr>
      <w:tblGrid>
        <w:gridCol w:w="1702"/>
        <w:gridCol w:w="4507"/>
        <w:gridCol w:w="4252"/>
      </w:tblGrid>
      <w:tr w:rsidR="007C4C1D" w:rsidRPr="0061036E" w14:paraId="5DC888C2" w14:textId="77777777" w:rsidTr="00180AEE">
        <w:tc>
          <w:tcPr>
            <w:tcW w:w="17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3F29C3" w14:textId="77777777" w:rsidR="007C4C1D" w:rsidRPr="00180AEE" w:rsidRDefault="007C4C1D" w:rsidP="00180AEE">
            <w:pPr>
              <w:widowControl/>
              <w:spacing w:line="360" w:lineRule="auto"/>
              <w:textAlignment w:val="auto"/>
              <w:rPr>
                <w:kern w:val="3"/>
              </w:rPr>
            </w:pPr>
          </w:p>
        </w:tc>
        <w:tc>
          <w:tcPr>
            <w:tcW w:w="4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224A3" w14:textId="77777777" w:rsidR="007C4C1D" w:rsidRPr="00180AEE" w:rsidRDefault="00FA2629" w:rsidP="00180AEE">
            <w:pPr>
              <w:widowControl/>
              <w:jc w:val="center"/>
              <w:textAlignment w:val="auto"/>
              <w:rPr>
                <w:b/>
                <w:kern w:val="3"/>
              </w:rPr>
            </w:pPr>
            <w:r w:rsidRPr="00180AEE">
              <w:rPr>
                <w:b/>
                <w:kern w:val="3"/>
              </w:rPr>
              <w:t>Oracle</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4525C" w14:textId="77777777" w:rsidR="007C4C1D" w:rsidRPr="00180AEE" w:rsidRDefault="00FA2629" w:rsidP="00180AEE">
            <w:pPr>
              <w:widowControl/>
              <w:jc w:val="center"/>
              <w:textAlignment w:val="auto"/>
              <w:rPr>
                <w:b/>
                <w:kern w:val="3"/>
              </w:rPr>
            </w:pPr>
            <w:r w:rsidRPr="00180AEE">
              <w:rPr>
                <w:b/>
                <w:kern w:val="3"/>
              </w:rPr>
              <w:t>PostgreSQL</w:t>
            </w:r>
          </w:p>
        </w:tc>
      </w:tr>
      <w:tr w:rsidR="007C4C1D" w:rsidRPr="0061036E" w14:paraId="676037D1" w14:textId="77777777" w:rsidTr="00180AEE">
        <w:tc>
          <w:tcPr>
            <w:tcW w:w="17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33658C" w14:textId="77777777" w:rsidR="007C4C1D" w:rsidRPr="00180AEE" w:rsidRDefault="00FA2629" w:rsidP="00180AEE">
            <w:pPr>
              <w:widowControl/>
              <w:spacing w:line="360" w:lineRule="auto"/>
              <w:textAlignment w:val="auto"/>
              <w:rPr>
                <w:b/>
                <w:kern w:val="3"/>
              </w:rPr>
            </w:pPr>
            <w:r w:rsidRPr="00180AEE">
              <w:rPr>
                <w:b/>
                <w:kern w:val="3"/>
              </w:rPr>
              <w:t>Productivité</w:t>
            </w:r>
          </w:p>
        </w:tc>
        <w:tc>
          <w:tcPr>
            <w:tcW w:w="4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CB9B5A" w14:textId="203CF359" w:rsidR="007C4C1D" w:rsidRPr="00180AEE" w:rsidRDefault="00FA2629" w:rsidP="00180AEE">
            <w:pPr>
              <w:pStyle w:val="Para"/>
              <w:numPr>
                <w:ilvl w:val="0"/>
                <w:numId w:val="40"/>
              </w:numPr>
              <w:jc w:val="left"/>
              <w:rPr>
                <w:kern w:val="3"/>
                <w:sz w:val="20"/>
              </w:rPr>
            </w:pPr>
            <w:r w:rsidRPr="00180AEE">
              <w:rPr>
                <w:kern w:val="3"/>
                <w:sz w:val="20"/>
              </w:rPr>
              <w:t>Plus productive grâce à une supériorité technique. Elle offre plus de transactions par seconde</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13B053" w14:textId="77777777" w:rsidR="007C4C1D" w:rsidRPr="00180AEE" w:rsidRDefault="00FA2629" w:rsidP="00180AEE">
            <w:pPr>
              <w:pStyle w:val="Para"/>
              <w:numPr>
                <w:ilvl w:val="0"/>
                <w:numId w:val="41"/>
              </w:numPr>
              <w:jc w:val="left"/>
              <w:rPr>
                <w:kern w:val="3"/>
                <w:sz w:val="20"/>
              </w:rPr>
            </w:pPr>
            <w:r w:rsidRPr="00180AEE">
              <w:rPr>
                <w:kern w:val="3"/>
                <w:sz w:val="20"/>
              </w:rPr>
              <w:t>Moins productive avec moins de transactions effectuables par seconde</w:t>
            </w:r>
          </w:p>
        </w:tc>
      </w:tr>
      <w:tr w:rsidR="007C4C1D" w:rsidRPr="0061036E" w14:paraId="711698DD" w14:textId="77777777" w:rsidTr="00180AEE">
        <w:tc>
          <w:tcPr>
            <w:tcW w:w="17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4A3AB1" w14:textId="77777777" w:rsidR="007C4C1D" w:rsidRPr="00180AEE" w:rsidRDefault="00FA2629" w:rsidP="00180AEE">
            <w:pPr>
              <w:widowControl/>
              <w:spacing w:line="360" w:lineRule="auto"/>
              <w:textAlignment w:val="auto"/>
              <w:rPr>
                <w:b/>
                <w:kern w:val="3"/>
              </w:rPr>
            </w:pPr>
            <w:r w:rsidRPr="00180AEE">
              <w:rPr>
                <w:b/>
                <w:kern w:val="3"/>
              </w:rPr>
              <w:t>Sécurité</w:t>
            </w:r>
          </w:p>
        </w:tc>
        <w:tc>
          <w:tcPr>
            <w:tcW w:w="4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BA9C79" w14:textId="7F94F3F7" w:rsidR="007C4C1D" w:rsidRPr="00180AEE" w:rsidRDefault="00FA2629" w:rsidP="00180AEE">
            <w:pPr>
              <w:pStyle w:val="Para"/>
              <w:numPr>
                <w:ilvl w:val="0"/>
                <w:numId w:val="40"/>
              </w:numPr>
              <w:jc w:val="left"/>
              <w:rPr>
                <w:kern w:val="3"/>
                <w:sz w:val="20"/>
              </w:rPr>
            </w:pPr>
            <w:r w:rsidRPr="00180AEE">
              <w:rPr>
                <w:kern w:val="3"/>
                <w:sz w:val="20"/>
              </w:rPr>
              <w:t>Offre des fonctionnalités plus robustes par rapport à PostgreSQL</w:t>
            </w:r>
          </w:p>
          <w:p w14:paraId="5D11B7AE" w14:textId="3AC1004E" w:rsidR="007C4C1D" w:rsidRPr="00180AEE" w:rsidRDefault="00FA2629" w:rsidP="00180AEE">
            <w:pPr>
              <w:pStyle w:val="Para"/>
              <w:numPr>
                <w:ilvl w:val="0"/>
                <w:numId w:val="40"/>
              </w:numPr>
              <w:jc w:val="left"/>
              <w:rPr>
                <w:kern w:val="3"/>
                <w:sz w:val="20"/>
              </w:rPr>
            </w:pPr>
            <w:r w:rsidRPr="00180AEE">
              <w:rPr>
                <w:kern w:val="3"/>
                <w:sz w:val="20"/>
              </w:rPr>
              <w:t>Gestion indépendante des chiffrements clés et les bases de données enfichables</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C0735E" w14:textId="77777777" w:rsidR="007C4C1D" w:rsidRPr="00180AEE" w:rsidRDefault="00FA2629" w:rsidP="00180AEE">
            <w:pPr>
              <w:pStyle w:val="Para"/>
              <w:numPr>
                <w:ilvl w:val="0"/>
                <w:numId w:val="40"/>
              </w:numPr>
              <w:jc w:val="left"/>
              <w:rPr>
                <w:kern w:val="3"/>
              </w:rPr>
            </w:pPr>
            <w:r w:rsidRPr="00180AEE">
              <w:rPr>
                <w:kern w:val="3"/>
                <w:sz w:val="20"/>
              </w:rPr>
              <w:t>Contrôles d’accès et définition des autorisations par les utilisateurs</w:t>
            </w:r>
          </w:p>
        </w:tc>
      </w:tr>
      <w:tr w:rsidR="007C4C1D" w:rsidRPr="0061036E" w14:paraId="1293B8DD" w14:textId="77777777" w:rsidTr="00180AEE">
        <w:tc>
          <w:tcPr>
            <w:tcW w:w="17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F34D93" w14:textId="77777777" w:rsidR="007C4C1D" w:rsidRPr="00180AEE" w:rsidRDefault="00FA2629" w:rsidP="00180AEE">
            <w:pPr>
              <w:widowControl/>
              <w:spacing w:line="360" w:lineRule="auto"/>
              <w:textAlignment w:val="auto"/>
              <w:rPr>
                <w:b/>
                <w:kern w:val="3"/>
              </w:rPr>
            </w:pPr>
            <w:r w:rsidRPr="00180AEE">
              <w:rPr>
                <w:b/>
                <w:kern w:val="3"/>
              </w:rPr>
              <w:t>Extensibilité</w:t>
            </w:r>
          </w:p>
        </w:tc>
        <w:tc>
          <w:tcPr>
            <w:tcW w:w="4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3BA79" w14:textId="53987159" w:rsidR="007C4C1D" w:rsidRPr="00180AEE" w:rsidRDefault="00FA2629" w:rsidP="00180AEE">
            <w:pPr>
              <w:pStyle w:val="Para"/>
              <w:numPr>
                <w:ilvl w:val="0"/>
                <w:numId w:val="40"/>
              </w:numPr>
              <w:jc w:val="left"/>
              <w:rPr>
                <w:kern w:val="3"/>
                <w:sz w:val="20"/>
              </w:rPr>
            </w:pPr>
            <w:r w:rsidRPr="00180AEE">
              <w:rPr>
                <w:kern w:val="3"/>
                <w:sz w:val="20"/>
              </w:rPr>
              <w:t>Support d’évolutivité payant</w:t>
            </w:r>
          </w:p>
          <w:p w14:paraId="4B458507" w14:textId="7AA3B3FA" w:rsidR="007C4C1D" w:rsidRPr="00180AEE" w:rsidRDefault="00FA2629" w:rsidP="00180AEE">
            <w:pPr>
              <w:pStyle w:val="Para"/>
              <w:numPr>
                <w:ilvl w:val="0"/>
                <w:numId w:val="40"/>
              </w:numPr>
              <w:jc w:val="left"/>
              <w:rPr>
                <w:kern w:val="3"/>
                <w:sz w:val="20"/>
              </w:rPr>
            </w:pPr>
            <w:r w:rsidRPr="00180AEE">
              <w:rPr>
                <w:kern w:val="3"/>
                <w:sz w:val="20"/>
              </w:rPr>
              <w:t xml:space="preserve">Maintenance de l’intégrité des données avec </w:t>
            </w:r>
            <w:r w:rsidRPr="00180AEE">
              <w:rPr>
                <w:kern w:val="3"/>
                <w:sz w:val="20"/>
              </w:rPr>
              <w:lastRenderedPageBreak/>
              <w:t>les journaux redo</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0D4BEA" w14:textId="21E21F68" w:rsidR="007C4C1D" w:rsidRPr="00180AEE" w:rsidRDefault="00FA2629" w:rsidP="00180AEE">
            <w:pPr>
              <w:pStyle w:val="Para"/>
              <w:numPr>
                <w:ilvl w:val="0"/>
                <w:numId w:val="40"/>
              </w:numPr>
              <w:jc w:val="left"/>
              <w:rPr>
                <w:kern w:val="3"/>
                <w:sz w:val="20"/>
              </w:rPr>
            </w:pPr>
            <w:r w:rsidRPr="00180AEE">
              <w:rPr>
                <w:kern w:val="3"/>
                <w:sz w:val="20"/>
              </w:rPr>
              <w:lastRenderedPageBreak/>
              <w:t>Support d’évolutivité gratuit</w:t>
            </w:r>
          </w:p>
          <w:p w14:paraId="2A2618D7" w14:textId="4807CFD9" w:rsidR="007C4C1D" w:rsidRPr="00180AEE" w:rsidRDefault="00FA2629" w:rsidP="00180AEE">
            <w:pPr>
              <w:pStyle w:val="Para"/>
              <w:numPr>
                <w:ilvl w:val="0"/>
                <w:numId w:val="40"/>
              </w:numPr>
              <w:jc w:val="left"/>
              <w:rPr>
                <w:kern w:val="3"/>
                <w:sz w:val="20"/>
              </w:rPr>
            </w:pPr>
            <w:r w:rsidRPr="00180AEE">
              <w:rPr>
                <w:kern w:val="3"/>
                <w:sz w:val="20"/>
              </w:rPr>
              <w:lastRenderedPageBreak/>
              <w:t>Usage des fichiers WAL limités à 16 Mo</w:t>
            </w:r>
          </w:p>
        </w:tc>
      </w:tr>
      <w:tr w:rsidR="007C4C1D" w:rsidRPr="0061036E" w14:paraId="413CBB23" w14:textId="77777777" w:rsidTr="00180AEE">
        <w:tc>
          <w:tcPr>
            <w:tcW w:w="17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27B812" w14:textId="77777777" w:rsidR="007C4C1D" w:rsidRPr="00180AEE" w:rsidRDefault="00FA2629" w:rsidP="00180AEE">
            <w:pPr>
              <w:widowControl/>
              <w:spacing w:line="360" w:lineRule="auto"/>
              <w:textAlignment w:val="auto"/>
              <w:rPr>
                <w:b/>
                <w:kern w:val="3"/>
              </w:rPr>
            </w:pPr>
            <w:r w:rsidRPr="00180AEE">
              <w:rPr>
                <w:b/>
                <w:kern w:val="3"/>
              </w:rPr>
              <w:lastRenderedPageBreak/>
              <w:t>Sauvegarde et restauration</w:t>
            </w:r>
          </w:p>
        </w:tc>
        <w:tc>
          <w:tcPr>
            <w:tcW w:w="4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CD76D0" w14:textId="77777777" w:rsidR="007C4C1D" w:rsidRPr="00180AEE" w:rsidRDefault="00FA2629" w:rsidP="00180AEE">
            <w:pPr>
              <w:pStyle w:val="Para"/>
              <w:numPr>
                <w:ilvl w:val="0"/>
                <w:numId w:val="40"/>
              </w:numPr>
              <w:jc w:val="left"/>
              <w:rPr>
                <w:kern w:val="3"/>
                <w:sz w:val="20"/>
              </w:rPr>
            </w:pPr>
            <w:r w:rsidRPr="00180AEE">
              <w:rPr>
                <w:kern w:val="3"/>
                <w:sz w:val="20"/>
              </w:rPr>
              <w:t>Permet la récupération des données en cas de défaillance du système (Archivage et redondance des journaux de transactions)</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3CF1A" w14:textId="77777777" w:rsidR="007C4C1D" w:rsidRPr="00180AEE" w:rsidRDefault="00FA2629" w:rsidP="00180AEE">
            <w:pPr>
              <w:pStyle w:val="Para"/>
              <w:numPr>
                <w:ilvl w:val="0"/>
                <w:numId w:val="40"/>
              </w:numPr>
              <w:jc w:val="left"/>
              <w:rPr>
                <w:kern w:val="3"/>
                <w:sz w:val="20"/>
              </w:rPr>
            </w:pPr>
            <w:r w:rsidRPr="00180AEE">
              <w:rPr>
                <w:kern w:val="3"/>
                <w:sz w:val="20"/>
              </w:rPr>
              <w:t>Permet également la récupération des données depuis sa version 9</w:t>
            </w:r>
          </w:p>
        </w:tc>
      </w:tr>
    </w:tbl>
    <w:p w14:paraId="51E40B60" w14:textId="77777777" w:rsidR="007C4C1D" w:rsidRDefault="007C4C1D">
      <w:pPr>
        <w:ind w:left="284" w:firstLine="360"/>
        <w:jc w:val="center"/>
        <w:rPr>
          <w:kern w:val="3"/>
          <w:sz w:val="24"/>
          <w:szCs w:val="24"/>
          <w:u w:val="single"/>
        </w:rPr>
      </w:pPr>
    </w:p>
    <w:p w14:paraId="6B0B9485" w14:textId="41772F62" w:rsidR="0058204C" w:rsidRDefault="00D04F92" w:rsidP="003241A6">
      <w:pPr>
        <w:pStyle w:val="Lgende"/>
      </w:pPr>
      <w:bookmarkStart w:id="166" w:name="_Toc149507680"/>
      <w:r>
        <w:t xml:space="preserve">Tableau </w:t>
      </w:r>
      <w:r>
        <w:fldChar w:fldCharType="begin"/>
      </w:r>
      <w:r>
        <w:instrText xml:space="preserve"> SEQ Tableau \* ARABIC </w:instrText>
      </w:r>
      <w:r>
        <w:fldChar w:fldCharType="separate"/>
      </w:r>
      <w:r w:rsidR="00466F73">
        <w:rPr>
          <w:noProof/>
        </w:rPr>
        <w:t>2</w:t>
      </w:r>
      <w:r>
        <w:fldChar w:fldCharType="end"/>
      </w:r>
      <w:r w:rsidR="00922580">
        <w:t xml:space="preserve"> : </w:t>
      </w:r>
      <w:r w:rsidRPr="00D7269D">
        <w:t>Comparaison Oracle Database et PostgreSQL</w:t>
      </w:r>
      <w:bookmarkEnd w:id="166"/>
    </w:p>
    <w:p w14:paraId="5E374826" w14:textId="77777777" w:rsidR="00834383" w:rsidRPr="00834383" w:rsidRDefault="00FA2629" w:rsidP="00834383">
      <w:pPr>
        <w:pStyle w:val="Para"/>
        <w:numPr>
          <w:ilvl w:val="0"/>
          <w:numId w:val="32"/>
        </w:numPr>
        <w:rPr>
          <w:b/>
          <w:lang w:val="fr-FR"/>
        </w:rPr>
      </w:pPr>
      <w:r>
        <w:rPr>
          <w:b/>
          <w:lang w:val="fr-FR"/>
        </w:rPr>
        <w:t>React Native</w:t>
      </w:r>
    </w:p>
    <w:p w14:paraId="09D7B1B3" w14:textId="510CE16A" w:rsidR="007C4C1D" w:rsidRDefault="00E85125">
      <w:pPr>
        <w:pStyle w:val="Para"/>
        <w:ind w:firstLine="0"/>
      </w:pPr>
      <w:r>
        <w:t xml:space="preserve">Pour l’interface utilisateur, on a opté pour une application mobile </w:t>
      </w:r>
      <w:r w:rsidR="008260D1">
        <w:t>parce qu’actuellement</w:t>
      </w:r>
      <w:r w:rsidR="00B574D4">
        <w:t xml:space="preserve">, le </w:t>
      </w:r>
      <w:r w:rsidR="008C209D">
        <w:t>smart</w:t>
      </w:r>
      <w:r w:rsidR="00B574D4">
        <w:t>phone est l</w:t>
      </w:r>
      <w:r w:rsidR="008C209D">
        <w:t xml:space="preserve">’outil le </w:t>
      </w:r>
      <w:r w:rsidR="00B574D4">
        <w:t xml:space="preserve">plus </w:t>
      </w:r>
      <w:r w:rsidR="008C209D">
        <w:t>utilisé par les</w:t>
      </w:r>
      <w:r w:rsidR="00B574D4">
        <w:t xml:space="preserve"> utilisateurs</w:t>
      </w:r>
      <w:r w:rsidR="008260D1">
        <w:t xml:space="preserve"> cibles</w:t>
      </w:r>
      <w:r w:rsidR="009236BC">
        <w:t xml:space="preserve"> et présente de nombreux atouts pour l’application</w:t>
      </w:r>
      <w:r w:rsidR="00B574D4">
        <w:t>.</w:t>
      </w:r>
      <w:r w:rsidR="00A154A8">
        <w:t xml:space="preserve"> </w:t>
      </w:r>
      <w:r w:rsidR="00DC20A0">
        <w:t xml:space="preserve">Et le choix le plus approprié est </w:t>
      </w:r>
      <w:r w:rsidR="00630428">
        <w:t>React Native</w:t>
      </w:r>
      <w:r w:rsidR="00DC20A0">
        <w:t>,</w:t>
      </w:r>
      <w:r w:rsidR="00FA2629">
        <w:t xml:space="preserve"> un framework d’application mobile open </w:t>
      </w:r>
      <w:r w:rsidR="00AD715A">
        <w:t>source créée</w:t>
      </w:r>
      <w:r w:rsidR="00FA2629">
        <w:t xml:space="preserve"> par Facebook. Il est utilisé pour développer des applications pour Android et iOs en permettant aux développeurs d’utiliser React</w:t>
      </w:r>
      <w:hyperlink r:id="rId17" w:tooltip="React" w:history="1"/>
      <w:r w:rsidR="00FA2629">
        <w:t xml:space="preserve"> avec les fonctionnalités natives de ces plateformes. Les applications construites dans React Native sont écrites en Jsx, une combinaison de JavaScript et Xml. Les principes de fonctionnement de React Native sont pratiquement identiques à ceux de React, à la différence que React Native ne manipule pas le Dom et au lieu de Html, il utilise les messages du thread JavaScript pour manipuler des vues natives.</w:t>
      </w:r>
    </w:p>
    <w:tbl>
      <w:tblPr>
        <w:tblW w:w="10461" w:type="dxa"/>
        <w:tblInd w:w="-714" w:type="dxa"/>
        <w:tblCellMar>
          <w:left w:w="10" w:type="dxa"/>
          <w:right w:w="10" w:type="dxa"/>
        </w:tblCellMar>
        <w:tblLook w:val="0000" w:firstRow="0" w:lastRow="0" w:firstColumn="0" w:lastColumn="0" w:noHBand="0" w:noVBand="0"/>
      </w:tblPr>
      <w:tblGrid>
        <w:gridCol w:w="2127"/>
        <w:gridCol w:w="4167"/>
        <w:gridCol w:w="4167"/>
      </w:tblGrid>
      <w:tr w:rsidR="007C4C1D" w:rsidRPr="001363D2" w14:paraId="06BDA532" w14:textId="77777777" w:rsidTr="00180AEE">
        <w:trPr>
          <w:trHeight w:val="361"/>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8D5FA" w14:textId="4BB0E39E" w:rsidR="004C686C" w:rsidRPr="00180AEE" w:rsidRDefault="004C686C" w:rsidP="004C686C">
            <w:pPr>
              <w:widowControl/>
              <w:spacing w:line="360" w:lineRule="auto"/>
              <w:textAlignment w:val="auto"/>
              <w:rPr>
                <w:kern w:val="3"/>
              </w:rPr>
            </w:pP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FB808E" w14:textId="413B795E" w:rsidR="007C4C1D" w:rsidRPr="00180AEE" w:rsidRDefault="00FA2629" w:rsidP="00180AEE">
            <w:pPr>
              <w:widowControl/>
              <w:spacing w:line="360" w:lineRule="auto"/>
              <w:jc w:val="center"/>
              <w:textAlignment w:val="auto"/>
              <w:rPr>
                <w:b/>
                <w:kern w:val="3"/>
              </w:rPr>
            </w:pPr>
            <w:r w:rsidRPr="00180AEE">
              <w:rPr>
                <w:b/>
                <w:kern w:val="3"/>
              </w:rPr>
              <w:t>React Native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7F7BD1" w14:textId="77777777" w:rsidR="007C4C1D" w:rsidRPr="00180AEE" w:rsidRDefault="00FA2629" w:rsidP="00180AEE">
            <w:pPr>
              <w:widowControl/>
              <w:spacing w:line="360" w:lineRule="auto"/>
              <w:jc w:val="center"/>
              <w:textAlignment w:val="auto"/>
              <w:rPr>
                <w:b/>
                <w:kern w:val="3"/>
              </w:rPr>
            </w:pPr>
            <w:r w:rsidRPr="00180AEE">
              <w:rPr>
                <w:b/>
                <w:kern w:val="3"/>
              </w:rPr>
              <w:t>Ionic</w:t>
            </w:r>
          </w:p>
        </w:tc>
      </w:tr>
      <w:tr w:rsidR="007C4C1D" w:rsidRPr="001363D2" w14:paraId="3FBA4017"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773656" w14:textId="77777777" w:rsidR="007C4C1D" w:rsidRPr="00180AEE" w:rsidRDefault="00FA2629" w:rsidP="001363D2">
            <w:pPr>
              <w:widowControl/>
              <w:tabs>
                <w:tab w:val="right" w:pos="2903"/>
              </w:tabs>
              <w:spacing w:line="360" w:lineRule="auto"/>
              <w:textAlignment w:val="auto"/>
            </w:pPr>
            <w:r w:rsidRPr="00180AEE">
              <w:rPr>
                <w:b/>
              </w:rPr>
              <w:t>Langage de programmation</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6C6141" w14:textId="77777777" w:rsidR="007C4C1D" w:rsidRPr="00180AEE" w:rsidRDefault="00FA2629" w:rsidP="001363D2">
            <w:pPr>
              <w:widowControl/>
              <w:spacing w:line="360" w:lineRule="auto"/>
              <w:textAlignment w:val="auto"/>
            </w:pPr>
            <w:r w:rsidRPr="00180AEE">
              <w:t>JavaScript et React, largement utilisés en développement web</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DBCFA8" w14:textId="77777777" w:rsidR="007C4C1D" w:rsidRPr="00180AEE" w:rsidRDefault="00FA2629" w:rsidP="001363D2">
            <w:pPr>
              <w:widowControl/>
              <w:spacing w:line="360" w:lineRule="auto"/>
              <w:textAlignment w:val="auto"/>
            </w:pPr>
            <w:r w:rsidRPr="00180AEE">
              <w:t>JavaScript et TypeScript, avec TypeScript en option</w:t>
            </w:r>
          </w:p>
        </w:tc>
      </w:tr>
      <w:tr w:rsidR="007C4C1D" w:rsidRPr="001363D2" w14:paraId="4E2C1A62"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3986F3" w14:textId="77777777" w:rsidR="007C4C1D" w:rsidRPr="00180AEE" w:rsidRDefault="00FA2629" w:rsidP="001363D2">
            <w:pPr>
              <w:widowControl/>
              <w:spacing w:line="360" w:lineRule="auto"/>
              <w:textAlignment w:val="auto"/>
            </w:pPr>
            <w:r w:rsidRPr="00180AEE">
              <w:rPr>
                <w:b/>
              </w:rPr>
              <w:t>Performance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FAF4E4" w14:textId="77777777" w:rsidR="007C4C1D" w:rsidRPr="00180AEE" w:rsidRDefault="00FA2629" w:rsidP="001363D2">
            <w:pPr>
              <w:widowControl/>
              <w:spacing w:line="360" w:lineRule="auto"/>
              <w:textAlignment w:val="auto"/>
              <w:rPr>
                <w:kern w:val="3"/>
              </w:rPr>
            </w:pPr>
            <w:r w:rsidRPr="00180AEE">
              <w:rPr>
                <w:kern w:val="3"/>
              </w:rPr>
              <w:t>Excellente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9195C9" w14:textId="77777777" w:rsidR="007C4C1D" w:rsidRPr="00180AEE" w:rsidRDefault="00FA2629" w:rsidP="001363D2">
            <w:pPr>
              <w:widowControl/>
              <w:spacing w:line="360" w:lineRule="auto"/>
              <w:textAlignment w:val="auto"/>
            </w:pPr>
            <w:r w:rsidRPr="00180AEE">
              <w:rPr>
                <w:kern w:val="3"/>
              </w:rPr>
              <w:t>Bonne</w:t>
            </w:r>
          </w:p>
        </w:tc>
      </w:tr>
      <w:tr w:rsidR="007C4C1D" w:rsidRPr="001363D2" w14:paraId="40018FD0"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9D2BD7" w14:textId="21A3043E" w:rsidR="007C4C1D" w:rsidRPr="00180AEE" w:rsidRDefault="00FA2629" w:rsidP="003241A6">
            <w:pPr>
              <w:widowControl/>
              <w:spacing w:line="360" w:lineRule="auto"/>
              <w:textAlignment w:val="auto"/>
              <w:rPr>
                <w:b/>
              </w:rPr>
            </w:pPr>
            <w:r w:rsidRPr="00180AEE">
              <w:rPr>
                <w:b/>
                <w:kern w:val="3"/>
              </w:rPr>
              <w:t>Communauté</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A7CE52" w14:textId="77777777" w:rsidR="007C4C1D" w:rsidRPr="00180AEE" w:rsidRDefault="00FA2629" w:rsidP="001363D2">
            <w:pPr>
              <w:widowControl/>
              <w:spacing w:line="360" w:lineRule="auto"/>
              <w:textAlignment w:val="auto"/>
              <w:rPr>
                <w:kern w:val="3"/>
              </w:rPr>
            </w:pPr>
            <w:r w:rsidRPr="00180AEE">
              <w:rPr>
                <w:kern w:val="3"/>
              </w:rPr>
              <w:t>Grande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A2D2E4" w14:textId="77777777" w:rsidR="007C4C1D" w:rsidRPr="00180AEE" w:rsidRDefault="00FA2629" w:rsidP="001363D2">
            <w:pPr>
              <w:widowControl/>
              <w:spacing w:line="360" w:lineRule="auto"/>
              <w:textAlignment w:val="auto"/>
              <w:rPr>
                <w:kern w:val="3"/>
              </w:rPr>
            </w:pPr>
            <w:r w:rsidRPr="00180AEE">
              <w:rPr>
                <w:kern w:val="3"/>
              </w:rPr>
              <w:t>Moyenne</w:t>
            </w:r>
          </w:p>
          <w:p w14:paraId="09814A06" w14:textId="77777777" w:rsidR="007C4C1D" w:rsidRPr="00180AEE" w:rsidRDefault="007C4C1D" w:rsidP="001363D2">
            <w:pPr>
              <w:widowControl/>
              <w:spacing w:line="360" w:lineRule="auto"/>
              <w:textAlignment w:val="auto"/>
              <w:rPr>
                <w:kern w:val="3"/>
              </w:rPr>
            </w:pPr>
          </w:p>
        </w:tc>
      </w:tr>
      <w:tr w:rsidR="007C4C1D" w:rsidRPr="001363D2" w14:paraId="7A4D291C"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F6EAEB" w14:textId="77777777" w:rsidR="007C4C1D" w:rsidRPr="00180AEE" w:rsidRDefault="00FA2629" w:rsidP="001363D2">
            <w:pPr>
              <w:widowControl/>
              <w:spacing w:line="360" w:lineRule="auto"/>
              <w:textAlignment w:val="auto"/>
            </w:pPr>
            <w:r w:rsidRPr="00180AEE">
              <w:rPr>
                <w:b/>
              </w:rPr>
              <w:t>Popularité</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9EF05F" w14:textId="77777777" w:rsidR="007C4C1D" w:rsidRPr="00180AEE" w:rsidRDefault="00FA2629" w:rsidP="001363D2">
            <w:pPr>
              <w:widowControl/>
              <w:spacing w:line="360" w:lineRule="auto"/>
              <w:textAlignment w:val="auto"/>
              <w:rPr>
                <w:kern w:val="3"/>
              </w:rPr>
            </w:pPr>
            <w:r w:rsidRPr="00180AEE">
              <w:rPr>
                <w:kern w:val="3"/>
              </w:rPr>
              <w:t>Très populaire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782C6E" w14:textId="77777777" w:rsidR="007C4C1D" w:rsidRPr="00180AEE" w:rsidRDefault="00FA2629" w:rsidP="001363D2">
            <w:pPr>
              <w:widowControl/>
              <w:spacing w:line="360" w:lineRule="auto"/>
              <w:textAlignment w:val="auto"/>
              <w:rPr>
                <w:kern w:val="3"/>
              </w:rPr>
            </w:pPr>
            <w:r w:rsidRPr="00180AEE">
              <w:rPr>
                <w:kern w:val="3"/>
              </w:rPr>
              <w:t>Populaire</w:t>
            </w:r>
          </w:p>
        </w:tc>
      </w:tr>
      <w:tr w:rsidR="007C4C1D" w:rsidRPr="001363D2" w14:paraId="22F9BD9F"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2F1D5E" w14:textId="77777777" w:rsidR="007C4C1D" w:rsidRPr="00180AEE" w:rsidRDefault="00FA2629" w:rsidP="001363D2">
            <w:pPr>
              <w:widowControl/>
              <w:spacing w:line="360" w:lineRule="auto"/>
              <w:textAlignment w:val="auto"/>
              <w:rPr>
                <w:b/>
              </w:rPr>
            </w:pPr>
            <w:r w:rsidRPr="00180AEE">
              <w:rPr>
                <w:b/>
              </w:rPr>
              <w:t>Accès aux API</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8690D1" w14:textId="77777777" w:rsidR="007C4C1D" w:rsidRPr="00180AEE" w:rsidRDefault="00FA2629" w:rsidP="001363D2">
            <w:pPr>
              <w:widowControl/>
              <w:spacing w:line="360" w:lineRule="auto"/>
              <w:textAlignment w:val="auto"/>
              <w:rPr>
                <w:kern w:val="3"/>
              </w:rPr>
            </w:pPr>
            <w:r w:rsidRPr="00180AEE">
              <w:rPr>
                <w:kern w:val="3"/>
              </w:rPr>
              <w:t>Complet</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6E6A88" w14:textId="77777777" w:rsidR="007C4C1D" w:rsidRPr="00180AEE" w:rsidRDefault="00FA2629" w:rsidP="001363D2">
            <w:pPr>
              <w:widowControl/>
              <w:spacing w:line="360" w:lineRule="auto"/>
              <w:textAlignment w:val="auto"/>
              <w:rPr>
                <w:kern w:val="3"/>
              </w:rPr>
            </w:pPr>
            <w:r w:rsidRPr="00180AEE">
              <w:rPr>
                <w:kern w:val="3"/>
              </w:rPr>
              <w:t>Limité</w:t>
            </w:r>
          </w:p>
        </w:tc>
      </w:tr>
      <w:tr w:rsidR="007C4C1D" w:rsidRPr="001363D2" w14:paraId="79E05CF9"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EC4AE9" w14:textId="77777777" w:rsidR="007C4C1D" w:rsidRPr="00180AEE" w:rsidRDefault="00FA2629" w:rsidP="001363D2">
            <w:pPr>
              <w:widowControl/>
              <w:spacing w:line="360" w:lineRule="auto"/>
              <w:textAlignment w:val="auto"/>
              <w:rPr>
                <w:b/>
              </w:rPr>
            </w:pPr>
            <w:r w:rsidRPr="00180AEE">
              <w:rPr>
                <w:b/>
              </w:rPr>
              <w:lastRenderedPageBreak/>
              <w:t>Réutilisation de code</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02B7CB" w14:textId="77777777" w:rsidR="007C4C1D" w:rsidRPr="00180AEE" w:rsidRDefault="00FA2629" w:rsidP="001363D2">
            <w:pPr>
              <w:widowControl/>
              <w:spacing w:line="360" w:lineRule="auto"/>
              <w:textAlignment w:val="auto"/>
            </w:pPr>
            <w:r w:rsidRPr="00180AEE">
              <w:t>Code réutilisable entre iOS et Android, permettant de gagner du temps</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51B6D9" w14:textId="77777777" w:rsidR="007C4C1D" w:rsidRPr="00180AEE" w:rsidRDefault="00FA2629" w:rsidP="001363D2">
            <w:pPr>
              <w:widowControl/>
              <w:spacing w:line="360" w:lineRule="auto"/>
              <w:textAlignment w:val="auto"/>
            </w:pPr>
            <w:r w:rsidRPr="00180AEE">
              <w:t>Code réutilisable entre les plateformes, mais avec un peu plus de complexité pour certaines fonctionnalités</w:t>
            </w:r>
          </w:p>
        </w:tc>
      </w:tr>
      <w:tr w:rsidR="007C4C1D" w:rsidRPr="001363D2" w14:paraId="78C5D812" w14:textId="77777777" w:rsidTr="00180AEE">
        <w:trPr>
          <w:trHeight w:val="1035"/>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5BBADD" w14:textId="77777777" w:rsidR="007C4C1D" w:rsidRPr="00180AEE" w:rsidRDefault="00FA2629" w:rsidP="001363D2">
            <w:pPr>
              <w:widowControl/>
              <w:spacing w:line="360" w:lineRule="auto"/>
              <w:textAlignment w:val="auto"/>
              <w:rPr>
                <w:b/>
              </w:rPr>
            </w:pPr>
            <w:r w:rsidRPr="00180AEE">
              <w:rPr>
                <w:b/>
              </w:rPr>
              <w:t>Rapidité de développement</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1C743E" w14:textId="77777777" w:rsidR="007C4C1D" w:rsidRPr="00180AEE" w:rsidRDefault="00FA2629" w:rsidP="001363D2">
            <w:pPr>
              <w:widowControl/>
              <w:spacing w:line="360" w:lineRule="auto"/>
              <w:textAlignment w:val="auto"/>
            </w:pPr>
            <w:r w:rsidRPr="00180AEE">
              <w:t>Navigation fluide et rechargement rapide (hot reload)</w:t>
            </w:r>
          </w:p>
        </w:tc>
        <w:tc>
          <w:tcPr>
            <w:tcW w:w="41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A4650F" w14:textId="77777777" w:rsidR="007C4C1D" w:rsidRPr="00180AEE" w:rsidRDefault="00FA2629" w:rsidP="001363D2">
            <w:pPr>
              <w:widowControl/>
              <w:spacing w:line="360" w:lineRule="auto"/>
              <w:textAlignment w:val="auto"/>
            </w:pPr>
            <w:r w:rsidRPr="00180AEE">
              <w:t>Moins fluide</w:t>
            </w:r>
          </w:p>
        </w:tc>
      </w:tr>
    </w:tbl>
    <w:p w14:paraId="514DFECD" w14:textId="7B2846BC" w:rsidR="007C4C1D" w:rsidRDefault="00D04F92" w:rsidP="00D04F92">
      <w:pPr>
        <w:pStyle w:val="Lgende"/>
        <w:rPr>
          <w:lang w:val="fr-FR"/>
        </w:rPr>
      </w:pPr>
      <w:bookmarkStart w:id="167" w:name="_Toc149507681"/>
      <w:r>
        <w:t xml:space="preserve">Tableau </w:t>
      </w:r>
      <w:r>
        <w:fldChar w:fldCharType="begin"/>
      </w:r>
      <w:r>
        <w:instrText xml:space="preserve"> SEQ Tableau \* ARABIC </w:instrText>
      </w:r>
      <w:r>
        <w:fldChar w:fldCharType="separate"/>
      </w:r>
      <w:r w:rsidR="00466F73">
        <w:rPr>
          <w:noProof/>
        </w:rPr>
        <w:t>3</w:t>
      </w:r>
      <w:r>
        <w:fldChar w:fldCharType="end"/>
      </w:r>
      <w:r>
        <w:t xml:space="preserve"> : </w:t>
      </w:r>
      <w:r w:rsidR="001363D2">
        <w:t>C</w:t>
      </w:r>
      <w:r w:rsidRPr="00E7542F">
        <w:t>omparatif entre React Native et Ionic</w:t>
      </w:r>
      <w:bookmarkEnd w:id="167"/>
    </w:p>
    <w:p w14:paraId="63286F08" w14:textId="77777777" w:rsidR="00E32897" w:rsidRDefault="00E32897">
      <w:pPr>
        <w:pStyle w:val="Standard"/>
        <w:spacing w:line="240" w:lineRule="auto"/>
        <w:jc w:val="left"/>
        <w:rPr>
          <w:lang w:val="fr-FR"/>
        </w:rPr>
      </w:pPr>
    </w:p>
    <w:p w14:paraId="619FC119" w14:textId="77777777" w:rsidR="007C4C1D" w:rsidRDefault="00FA2629" w:rsidP="004C686C">
      <w:pPr>
        <w:pStyle w:val="Standard"/>
        <w:numPr>
          <w:ilvl w:val="0"/>
          <w:numId w:val="32"/>
        </w:numPr>
        <w:jc w:val="left"/>
        <w:rPr>
          <w:b/>
          <w:lang w:val="fr-FR"/>
        </w:rPr>
      </w:pPr>
      <w:r>
        <w:rPr>
          <w:b/>
          <w:lang w:val="fr-FR"/>
        </w:rPr>
        <w:t>TypeScript</w:t>
      </w:r>
    </w:p>
    <w:p w14:paraId="5B14B857" w14:textId="506F5608" w:rsidR="004C686C" w:rsidRDefault="004C686C" w:rsidP="004C686C">
      <w:pPr>
        <w:pStyle w:val="Standard"/>
      </w:pPr>
      <w:r w:rsidRPr="004C686C">
        <w:t xml:space="preserve">TypeScript est un langage de programmation amélioré de javascript en ajoutant des types à la syntaxe. </w:t>
      </w:r>
      <w:r w:rsidR="009B69AD">
        <w:t>Il</w:t>
      </w:r>
      <w:r>
        <w:t xml:space="preserve"> offre une syntaxe supplémentaire qui permet aux développeurs de spécifier les types de données des variables, des paramètres de fonction et des valeurs de retour ce qui peut aider à détecter et à corriger les erreurs plus tôt dans le processus de développement.</w:t>
      </w:r>
    </w:p>
    <w:p w14:paraId="41B35B09" w14:textId="77777777" w:rsidR="007C4C1D" w:rsidRDefault="007C4C1D" w:rsidP="00DA4F7F">
      <w:pPr>
        <w:pStyle w:val="Standard"/>
        <w:spacing w:line="240" w:lineRule="auto"/>
        <w:jc w:val="left"/>
        <w:rPr>
          <w:lang w:val="fr-FR"/>
        </w:rPr>
      </w:pPr>
    </w:p>
    <w:p w14:paraId="18B84D0D" w14:textId="77777777" w:rsidR="007C4C1D" w:rsidRDefault="00FA2629">
      <w:pPr>
        <w:pStyle w:val="Titre1"/>
      </w:pPr>
      <w:bookmarkStart w:id="168" w:name="_Toc105039394"/>
      <w:bookmarkStart w:id="169" w:name="_Toc148096683"/>
      <w:bookmarkStart w:id="170" w:name="_Toc148650449"/>
      <w:bookmarkStart w:id="171" w:name="_Toc149507632"/>
      <w:r>
        <w:t>Réalisation de l’application</w:t>
      </w:r>
      <w:bookmarkEnd w:id="168"/>
      <w:bookmarkEnd w:id="169"/>
      <w:bookmarkEnd w:id="170"/>
      <w:bookmarkEnd w:id="171"/>
    </w:p>
    <w:p w14:paraId="7170AAF6" w14:textId="77777777" w:rsidR="007C4C1D" w:rsidRDefault="00FA2629">
      <w:pPr>
        <w:pStyle w:val="Titre2"/>
      </w:pPr>
      <w:bookmarkStart w:id="172" w:name="_Toc105039395"/>
      <w:bookmarkStart w:id="173" w:name="_Toc148096684"/>
      <w:bookmarkStart w:id="174" w:name="_Toc148650450"/>
      <w:bookmarkStart w:id="175" w:name="_Toc149507633"/>
      <w:r>
        <w:t>Analyse et conception</w:t>
      </w:r>
      <w:bookmarkEnd w:id="172"/>
      <w:bookmarkEnd w:id="173"/>
      <w:bookmarkEnd w:id="174"/>
      <w:bookmarkEnd w:id="175"/>
    </w:p>
    <w:p w14:paraId="0A5B84E6" w14:textId="0254E6F6" w:rsidR="007C4C1D" w:rsidRDefault="00FA2629">
      <w:pPr>
        <w:pStyle w:val="Para"/>
      </w:pPr>
      <w:r>
        <w:t>L</w:t>
      </w:r>
      <w:r w:rsidR="002626D3">
        <w:t>’analyse et</w:t>
      </w:r>
      <w:r>
        <w:t xml:space="preserve"> conception </w:t>
      </w:r>
      <w:r w:rsidR="002626D3">
        <w:t>sont des</w:t>
      </w:r>
      <w:r>
        <w:t xml:space="preserve"> phase</w:t>
      </w:r>
      <w:r w:rsidR="002626D3">
        <w:t>s</w:t>
      </w:r>
      <w:r>
        <w:t xml:space="preserve"> </w:t>
      </w:r>
      <w:r w:rsidR="009110A8">
        <w:t xml:space="preserve">cruciales </w:t>
      </w:r>
      <w:r w:rsidR="002626D3">
        <w:t>du</w:t>
      </w:r>
      <w:r>
        <w:t xml:space="preserve"> développement d’une application. Nous allons expliquer comment s’est déroulée cette phase pour la réalisation de l’application mobile : Pourquoi plat?</w:t>
      </w:r>
    </w:p>
    <w:p w14:paraId="740623D3" w14:textId="77777777" w:rsidR="007C4C1D" w:rsidRDefault="00FA2629">
      <w:pPr>
        <w:pStyle w:val="Titre3"/>
      </w:pPr>
      <w:bookmarkStart w:id="176" w:name="_Toc105039396"/>
      <w:bookmarkStart w:id="177" w:name="_Toc148096685"/>
      <w:bookmarkStart w:id="178" w:name="_Toc148650451"/>
      <w:bookmarkStart w:id="179" w:name="_Toc149507634"/>
      <w:r>
        <w:t>Analyse de l'existant</w:t>
      </w:r>
      <w:bookmarkEnd w:id="176"/>
      <w:bookmarkEnd w:id="177"/>
      <w:bookmarkEnd w:id="178"/>
      <w:bookmarkEnd w:id="179"/>
    </w:p>
    <w:p w14:paraId="2A993F4E" w14:textId="58EDD207" w:rsidR="007C4C1D" w:rsidRDefault="00800892">
      <w:pPr>
        <w:pStyle w:val="Para"/>
      </w:pPr>
      <w:r>
        <w:t>Dans l’analyse de l’existant, ce projet est tout nouveau dans l’entreprise mais pour</w:t>
      </w:r>
      <w:r w:rsidR="00FA2629">
        <w:t xml:space="preserve"> ce qui est de recommandation de repas, il existe diverses applications avec des fonctionnalités différentes. Il existe par exemple Yummly, une application</w:t>
      </w:r>
      <w:r w:rsidR="004E698B">
        <w:t xml:space="preserve"> web</w:t>
      </w:r>
      <w:r w:rsidR="00FA2629">
        <w:t xml:space="preserve"> de recommandation de recettes, </w:t>
      </w:r>
      <w:r w:rsidR="009E65F2">
        <w:t xml:space="preserve">elle </w:t>
      </w:r>
      <w:r w:rsidR="00FA2629">
        <w:t>suggère globalement</w:t>
      </w:r>
      <w:r w:rsidR="004E698B">
        <w:t xml:space="preserve"> seulement</w:t>
      </w:r>
      <w:r w:rsidR="00FA2629">
        <w:t xml:space="preserve"> selon les restrictions alimentaires, or ça ne touche pas notre population</w:t>
      </w:r>
      <w:r w:rsidR="009E65F2">
        <w:t xml:space="preserve"> cible</w:t>
      </w:r>
      <w:r w:rsidR="00FA2629">
        <w:t>. Et notre application « Pourquoi plat? »</w:t>
      </w:r>
      <w:r w:rsidR="003230DA">
        <w:t>, en tant qu</w:t>
      </w:r>
      <w:r w:rsidR="0020170E">
        <w:t xml:space="preserve">’application </w:t>
      </w:r>
      <w:r w:rsidR="003230DA">
        <w:t>mobile</w:t>
      </w:r>
      <w:r w:rsidR="00A264A7">
        <w:t>,</w:t>
      </w:r>
      <w:r w:rsidR="003230DA">
        <w:t xml:space="preserve"> est plus proche des utilisateurs, et </w:t>
      </w:r>
      <w:r w:rsidR="00FA2629">
        <w:t>est</w:t>
      </w:r>
      <w:r>
        <w:t xml:space="preserve"> surtout</w:t>
      </w:r>
      <w:r w:rsidR="00FA2629">
        <w:t xml:space="preserve"> destinée </w:t>
      </w:r>
      <w:r w:rsidR="00A264A7">
        <w:t>aux</w:t>
      </w:r>
      <w:r w:rsidR="00FA2629">
        <w:t xml:space="preserve"> foyer</w:t>
      </w:r>
      <w:r>
        <w:t>s</w:t>
      </w:r>
      <w:r w:rsidR="00FA2629">
        <w:t xml:space="preserve"> </w:t>
      </w:r>
      <w:r w:rsidR="00A264A7">
        <w:t>malgaches</w:t>
      </w:r>
      <w:r w:rsidR="00FA2629">
        <w:t xml:space="preserve">, met en valeur nos plats locaux </w:t>
      </w:r>
      <w:r w:rsidR="004E698B">
        <w:t>et prend</w:t>
      </w:r>
      <w:r w:rsidR="00FA2629">
        <w:t xml:space="preserve"> en compte les prix d’achats des aliments locaux ainsi que les maladies, les intolérances et les préférences de chaque membre de la famille pour tirer des recommandations appropriées. Dans ce cas, l’application est la solution idéale avancé</w:t>
      </w:r>
      <w:r w:rsidR="00041DE7">
        <w:t>e</w:t>
      </w:r>
      <w:r w:rsidR="00FA2629">
        <w:t xml:space="preserve"> selon l’analyse.</w:t>
      </w:r>
    </w:p>
    <w:p w14:paraId="541E4B4E" w14:textId="77777777" w:rsidR="007C4C1D" w:rsidRDefault="00FA2629">
      <w:pPr>
        <w:pStyle w:val="Titre3"/>
      </w:pPr>
      <w:bookmarkStart w:id="180" w:name="_Toc105039397"/>
      <w:bookmarkStart w:id="181" w:name="_Toc148096686"/>
      <w:bookmarkStart w:id="182" w:name="_Toc148650452"/>
      <w:bookmarkStart w:id="183" w:name="_Toc149507635"/>
      <w:r>
        <w:lastRenderedPageBreak/>
        <w:t>Conception de l’application</w:t>
      </w:r>
      <w:bookmarkEnd w:id="180"/>
      <w:bookmarkEnd w:id="181"/>
      <w:bookmarkEnd w:id="182"/>
      <w:bookmarkEnd w:id="183"/>
    </w:p>
    <w:p w14:paraId="293BE37A" w14:textId="1A951F65" w:rsidR="007C4C1D" w:rsidRDefault="00FA2629">
      <w:pPr>
        <w:pStyle w:val="Para"/>
        <w:ind w:firstLine="0"/>
      </w:pPr>
      <w:r>
        <w:t xml:space="preserve">La conception est une étape </w:t>
      </w:r>
      <w:r w:rsidR="00B72CE6">
        <w:t xml:space="preserve">essentielle </w:t>
      </w:r>
      <w:r>
        <w:t>avant la réalisation de tout projet. Elle permet de mieux élaborer le contenu du projet. L’analyse de l’application nous permet de concrétiser les objectifs et d’avoir une vision globale des tâches à faire lors de sa réalisation.</w:t>
      </w:r>
    </w:p>
    <w:p w14:paraId="7992879F" w14:textId="7DD29F2A" w:rsidR="007C4C1D" w:rsidRDefault="00FA2629">
      <w:pPr>
        <w:pStyle w:val="Para"/>
        <w:ind w:firstLine="0"/>
      </w:pPr>
      <w:r>
        <w:t xml:space="preserve">Exécuter directement le projet sans conception est risqué parce qu’il n’y a pas de bagage à </w:t>
      </w:r>
      <w:r w:rsidR="00FD4908">
        <w:t>port</w:t>
      </w:r>
      <w:r w:rsidR="00E701F5">
        <w:t>ée</w:t>
      </w:r>
      <w:r w:rsidR="00FD4908">
        <w:t xml:space="preserve"> de main</w:t>
      </w:r>
      <w:r>
        <w:t xml:space="preserve"> pour le développement du projet, et cela peut retarder sa réalisation ou voir </w:t>
      </w:r>
      <w:r w:rsidR="00FD4908">
        <w:t xml:space="preserve">même </w:t>
      </w:r>
      <w:r>
        <w:t>ne pas arriver à atteindre l’objectif principal.</w:t>
      </w:r>
    </w:p>
    <w:p w14:paraId="0569E9D5" w14:textId="6E9C80EE" w:rsidR="007C4C1D" w:rsidRDefault="00FA2629">
      <w:pPr>
        <w:pStyle w:val="Para"/>
        <w:ind w:firstLine="0"/>
      </w:pPr>
      <w:r>
        <w:t xml:space="preserve">Il est donc important de toujours concevoir avant de développer pour avoir une vue d’ensemble </w:t>
      </w:r>
      <w:r w:rsidR="008F76A8">
        <w:t>du projet dans sa globalité</w:t>
      </w:r>
      <w:r>
        <w:t>, pour une gestion</w:t>
      </w:r>
      <w:r w:rsidR="008F76A8">
        <w:t xml:space="preserve"> optimale</w:t>
      </w:r>
      <w:r>
        <w:t xml:space="preserve"> de temps et une </w:t>
      </w:r>
      <w:r w:rsidR="004E7F0B">
        <w:t xml:space="preserve">meilleure </w:t>
      </w:r>
      <w:r>
        <w:t xml:space="preserve">probabilité </w:t>
      </w:r>
      <w:r w:rsidR="004E7F0B">
        <w:t>d’atteinte de l’objectif énoncé</w:t>
      </w:r>
      <w:r>
        <w:t>.</w:t>
      </w:r>
    </w:p>
    <w:p w14:paraId="4B3C48A6" w14:textId="77777777" w:rsidR="007C4C1D" w:rsidRDefault="00FA2629">
      <w:pPr>
        <w:pStyle w:val="Para"/>
        <w:ind w:firstLine="0"/>
      </w:pPr>
      <w:r>
        <w:t>Le résultat de la conception a donc sortie ces chiffres suivants :</w:t>
      </w:r>
    </w:p>
    <w:p w14:paraId="62BBF1F4" w14:textId="77777777" w:rsidR="007C4C1D" w:rsidRDefault="00ED4806">
      <w:pPr>
        <w:pStyle w:val="Para"/>
        <w:numPr>
          <w:ilvl w:val="0"/>
          <w:numId w:val="33"/>
        </w:numPr>
        <w:jc w:val="left"/>
      </w:pPr>
      <w:r>
        <w:t>30 tables</w:t>
      </w:r>
      <w:r w:rsidR="00FA2629">
        <w:t xml:space="preserve"> créées</w:t>
      </w:r>
    </w:p>
    <w:p w14:paraId="5F3DFBD3" w14:textId="77777777" w:rsidR="00B261B3" w:rsidRDefault="00ED4806">
      <w:pPr>
        <w:pStyle w:val="Para"/>
        <w:numPr>
          <w:ilvl w:val="0"/>
          <w:numId w:val="33"/>
        </w:numPr>
        <w:jc w:val="left"/>
      </w:pPr>
      <w:r>
        <w:t>11</w:t>
      </w:r>
      <w:r w:rsidR="00B261B3">
        <w:t xml:space="preserve"> vues</w:t>
      </w:r>
      <w:r>
        <w:t xml:space="preserve"> créées</w:t>
      </w:r>
    </w:p>
    <w:p w14:paraId="1CF937B5" w14:textId="77777777" w:rsidR="00180AEE" w:rsidRDefault="00DE6EE5" w:rsidP="00015124">
      <w:pPr>
        <w:pStyle w:val="Para"/>
        <w:numPr>
          <w:ilvl w:val="0"/>
          <w:numId w:val="16"/>
        </w:numPr>
        <w:jc w:val="left"/>
      </w:pPr>
      <w:r>
        <w:t>20</w:t>
      </w:r>
      <w:r w:rsidR="00FA2629">
        <w:t xml:space="preserve"> classes</w:t>
      </w:r>
      <w:r>
        <w:t xml:space="preserve"> créées</w:t>
      </w:r>
    </w:p>
    <w:p w14:paraId="0C58CEC6" w14:textId="73872E22" w:rsidR="00A85914" w:rsidRDefault="00454729" w:rsidP="004A0016">
      <w:pPr>
        <w:pStyle w:val="Para"/>
        <w:numPr>
          <w:ilvl w:val="0"/>
          <w:numId w:val="16"/>
        </w:numPr>
        <w:jc w:val="left"/>
      </w:pPr>
      <w:r>
        <w:t>2</w:t>
      </w:r>
      <w:r w:rsidR="00935E4B">
        <w:t>2</w:t>
      </w:r>
      <w:r w:rsidR="00FA2629">
        <w:t xml:space="preserve"> écran</w:t>
      </w:r>
      <w:r w:rsidR="00180AEE">
        <w:t>s</w:t>
      </w:r>
    </w:p>
    <w:p w14:paraId="36F1EDE3" w14:textId="77777777" w:rsidR="00A85914" w:rsidRDefault="00A85914" w:rsidP="00A85914">
      <w:pPr>
        <w:pStyle w:val="Para"/>
        <w:ind w:firstLine="0"/>
        <w:jc w:val="left"/>
      </w:pPr>
    </w:p>
    <w:p w14:paraId="001F5E1F" w14:textId="77777777" w:rsidR="00A85914" w:rsidRDefault="00A85914" w:rsidP="00A85914">
      <w:pPr>
        <w:pStyle w:val="Para"/>
        <w:ind w:firstLine="0"/>
        <w:jc w:val="left"/>
      </w:pPr>
    </w:p>
    <w:p w14:paraId="63A18BF5" w14:textId="77777777" w:rsidR="00A85914" w:rsidRDefault="00A85914" w:rsidP="00A85914">
      <w:pPr>
        <w:pStyle w:val="Para"/>
        <w:ind w:firstLine="0"/>
        <w:jc w:val="left"/>
      </w:pPr>
    </w:p>
    <w:p w14:paraId="0BB2CFBF" w14:textId="77777777" w:rsidR="00A85914" w:rsidRDefault="00A85914" w:rsidP="00A85914">
      <w:pPr>
        <w:pStyle w:val="Para"/>
        <w:ind w:firstLine="0"/>
        <w:jc w:val="left"/>
      </w:pPr>
    </w:p>
    <w:p w14:paraId="5EDB1377" w14:textId="77777777" w:rsidR="004E7F0B" w:rsidRDefault="004E7F0B" w:rsidP="00A85914">
      <w:pPr>
        <w:pStyle w:val="Para"/>
        <w:ind w:firstLine="0"/>
        <w:jc w:val="left"/>
      </w:pPr>
    </w:p>
    <w:p w14:paraId="5ADEAA7B" w14:textId="77777777" w:rsidR="008A5670" w:rsidRDefault="008A5670" w:rsidP="00A85914">
      <w:pPr>
        <w:pStyle w:val="Para"/>
        <w:ind w:firstLine="0"/>
        <w:jc w:val="left"/>
      </w:pPr>
    </w:p>
    <w:p w14:paraId="7E0E864C" w14:textId="77777777" w:rsidR="004E7F0B" w:rsidRDefault="004E7F0B" w:rsidP="00A85914">
      <w:pPr>
        <w:pStyle w:val="Para"/>
        <w:ind w:firstLine="0"/>
        <w:jc w:val="left"/>
      </w:pPr>
    </w:p>
    <w:p w14:paraId="52D50441" w14:textId="77777777" w:rsidR="004E7F0B" w:rsidRDefault="004E7F0B" w:rsidP="00A85914">
      <w:pPr>
        <w:pStyle w:val="Para"/>
        <w:ind w:firstLine="0"/>
        <w:jc w:val="left"/>
      </w:pPr>
    </w:p>
    <w:p w14:paraId="196654C4" w14:textId="5FFD75EF" w:rsidR="007C4C1D" w:rsidRDefault="00A85914" w:rsidP="00CE483D">
      <w:pPr>
        <w:pStyle w:val="Lgende"/>
      </w:pPr>
      <w:bookmarkStart w:id="184" w:name="_Toc149507659"/>
      <w:r>
        <w:t xml:space="preserve">Figure </w:t>
      </w:r>
      <w:r>
        <w:fldChar w:fldCharType="begin"/>
      </w:r>
      <w:r>
        <w:instrText xml:space="preserve"> SEQ Figure \* ARABIC </w:instrText>
      </w:r>
      <w:r>
        <w:fldChar w:fldCharType="separate"/>
      </w:r>
      <w:r w:rsidR="00466F73">
        <w:rPr>
          <w:noProof/>
        </w:rPr>
        <w:t>4</w:t>
      </w:r>
      <w:r>
        <w:fldChar w:fldCharType="end"/>
      </w:r>
      <w:r>
        <w:t xml:space="preserve"> :</w:t>
      </w:r>
      <w:r w:rsidR="001363D2">
        <w:t xml:space="preserve"> </w:t>
      </w:r>
      <w:r w:rsidRPr="004C501E">
        <w:t xml:space="preserve">Modèle physique de </w:t>
      </w:r>
      <w:r w:rsidR="00C8410F">
        <w:t xml:space="preserve">tables de </w:t>
      </w:r>
      <w:r w:rsidRPr="004C501E">
        <w:t>donnée</w:t>
      </w:r>
      <w:r w:rsidR="00C8410F">
        <w:t>s</w:t>
      </w:r>
      <w:bookmarkEnd w:id="184"/>
    </w:p>
    <w:p w14:paraId="7F842412" w14:textId="73AAF414" w:rsidR="00CE483D" w:rsidRDefault="00956847" w:rsidP="00CE483D">
      <w:pPr>
        <w:pStyle w:val="Standard"/>
      </w:pPr>
      <w:r>
        <w:rPr>
          <w:noProof/>
        </w:rPr>
        <w:lastRenderedPageBreak/>
        <w:drawing>
          <wp:inline distT="0" distB="0" distL="0" distR="0" wp14:anchorId="0062959C" wp14:editId="64EC394F">
            <wp:extent cx="4879511" cy="8455114"/>
            <wp:effectExtent l="0" t="0" r="0" b="3175"/>
            <wp:docPr id="513486348" name="Image 51348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6348" name=""/>
                    <pic:cNvPicPr/>
                  </pic:nvPicPr>
                  <pic:blipFill>
                    <a:blip r:embed="rId18"/>
                    <a:stretch>
                      <a:fillRect/>
                    </a:stretch>
                  </pic:blipFill>
                  <pic:spPr>
                    <a:xfrm>
                      <a:off x="0" y="0"/>
                      <a:ext cx="4891807" cy="8476421"/>
                    </a:xfrm>
                    <a:prstGeom prst="rect">
                      <a:avLst/>
                    </a:prstGeom>
                  </pic:spPr>
                </pic:pic>
              </a:graphicData>
            </a:graphic>
          </wp:inline>
        </w:drawing>
      </w:r>
    </w:p>
    <w:p w14:paraId="4C0DAAAC" w14:textId="77777777" w:rsidR="00CE483D" w:rsidRDefault="00CE483D" w:rsidP="00CE483D">
      <w:pPr>
        <w:pStyle w:val="Standard"/>
      </w:pPr>
    </w:p>
    <w:p w14:paraId="62ED26E8" w14:textId="77777777" w:rsidR="00CE483D" w:rsidRDefault="00CE483D" w:rsidP="00CE483D">
      <w:pPr>
        <w:pStyle w:val="Standard"/>
      </w:pPr>
    </w:p>
    <w:p w14:paraId="649A295E" w14:textId="3D9489C4" w:rsidR="00CE483D" w:rsidRPr="00CE483D" w:rsidRDefault="00CE483D" w:rsidP="00CE483D">
      <w:pPr>
        <w:pStyle w:val="Standard"/>
      </w:pPr>
    </w:p>
    <w:p w14:paraId="633D8E73" w14:textId="77777777" w:rsidR="007C4C1D" w:rsidRDefault="00FA2629">
      <w:pPr>
        <w:pStyle w:val="Titre2"/>
      </w:pPr>
      <w:bookmarkStart w:id="185" w:name="_Toc105039398"/>
      <w:bookmarkStart w:id="186" w:name="_Toc148096687"/>
      <w:bookmarkStart w:id="187" w:name="_Toc148650453"/>
      <w:bookmarkStart w:id="188" w:name="_Toc149507636"/>
      <w:r>
        <w:t>Développement par fonctionnalité ou module</w:t>
      </w:r>
      <w:bookmarkEnd w:id="185"/>
      <w:bookmarkEnd w:id="186"/>
      <w:bookmarkEnd w:id="187"/>
      <w:bookmarkEnd w:id="188"/>
    </w:p>
    <w:p w14:paraId="4B8EAC37" w14:textId="77777777" w:rsidR="007C4C1D" w:rsidRDefault="00FA2629">
      <w:pPr>
        <w:pStyle w:val="Titre3"/>
      </w:pPr>
      <w:bookmarkStart w:id="189" w:name="_Toc148096688"/>
      <w:bookmarkStart w:id="190" w:name="_Toc148650454"/>
      <w:bookmarkStart w:id="191" w:name="_Toc149507637"/>
      <w:r>
        <w:t>Back Office</w:t>
      </w:r>
      <w:bookmarkEnd w:id="189"/>
      <w:bookmarkEnd w:id="190"/>
      <w:bookmarkEnd w:id="191"/>
    </w:p>
    <w:p w14:paraId="10A2410F" w14:textId="44A28A19" w:rsidR="007C4C1D" w:rsidRDefault="00FA2629" w:rsidP="007347AC">
      <w:pPr>
        <w:pStyle w:val="Para"/>
      </w:pPr>
      <w:r>
        <w:t>Dans ce module, il existe l’administrateur qui prend en charge toutes les données</w:t>
      </w:r>
      <w:r w:rsidR="000F4DE4">
        <w:t xml:space="preserve"> à savoir : </w:t>
      </w:r>
      <w:r>
        <w:t>la gestion des plats, des ingrédients, des maladies, la gestion des ingrédients attachés à des maladies</w:t>
      </w:r>
      <w:r w:rsidR="00FD4908">
        <w:t>.</w:t>
      </w:r>
      <w:r>
        <w:t xml:space="preserve"> </w:t>
      </w:r>
      <w:r w:rsidR="00FD4908">
        <w:t>E</w:t>
      </w:r>
      <w:r>
        <w:t>n résumé, il prend en charge les contenus intégrés dans l’application mobile. Le côté Back</w:t>
      </w:r>
      <w:r w:rsidR="000F4DE4">
        <w:t xml:space="preserve"> </w:t>
      </w:r>
      <w:r>
        <w:t xml:space="preserve">Office est développé avec l’APJ Framework, une application web dans ce cas parce que ce module est utilisé pour ajouter de </w:t>
      </w:r>
      <w:r w:rsidR="00FD4908">
        <w:t>nombreuses données</w:t>
      </w:r>
      <w:r>
        <w:t xml:space="preserve"> et contenus</w:t>
      </w:r>
      <w:r w:rsidR="00BF0DAC">
        <w:t>. Il</w:t>
      </w:r>
      <w:r>
        <w:t xml:space="preserve"> fourni</w:t>
      </w:r>
      <w:r w:rsidR="00BF0DAC">
        <w:t>t donc</w:t>
      </w:r>
      <w:r>
        <w:t xml:space="preserve"> </w:t>
      </w:r>
      <w:r w:rsidR="00FD4908">
        <w:t xml:space="preserve">une interface </w:t>
      </w:r>
      <w:r w:rsidR="00BF0DAC">
        <w:t xml:space="preserve">mieux </w:t>
      </w:r>
      <w:r w:rsidR="00FD4908">
        <w:t>adaptée</w:t>
      </w:r>
      <w:r>
        <w:t xml:space="preserve">, </w:t>
      </w:r>
      <w:r w:rsidR="00BF0DAC">
        <w:t>et</w:t>
      </w:r>
      <w:r>
        <w:t xml:space="preserve"> il est accessible de n’importe où.</w:t>
      </w:r>
    </w:p>
    <w:p w14:paraId="3BA6874F" w14:textId="77777777" w:rsidR="007C4C1D" w:rsidRDefault="00FA2629">
      <w:pPr>
        <w:pStyle w:val="Titre4"/>
      </w:pPr>
      <w:r>
        <w:t>Gestion de plats et recettes</w:t>
      </w:r>
    </w:p>
    <w:p w14:paraId="7EA1B7A3" w14:textId="689B9A33" w:rsidR="007C4C1D" w:rsidRDefault="00FA2629">
      <w:pPr>
        <w:pStyle w:val="Para"/>
      </w:pPr>
      <w:r>
        <w:t xml:space="preserve">Dans ce module, on gère les contenus des </w:t>
      </w:r>
      <w:r w:rsidR="00BF0DAC">
        <w:t>plats à</w:t>
      </w:r>
      <w:r>
        <w:t xml:space="preserve"> proposer ainsi que leurs détails </w:t>
      </w:r>
      <w:r w:rsidR="00FA11A5">
        <w:t xml:space="preserve">pour </w:t>
      </w:r>
      <w:r>
        <w:t>l’application mobile telle que l’ajout de nouveaux plats et leurs ingrédients, la liste des plats, la consultation de chaque plat, les modifications et l</w:t>
      </w:r>
      <w:r w:rsidR="00A8767B">
        <w:t>es</w:t>
      </w:r>
      <w:r>
        <w:t xml:space="preserve"> suppressions mais également la fonctionnalité CRUD des ingrédients. </w:t>
      </w:r>
    </w:p>
    <w:p w14:paraId="1D0EF588" w14:textId="7ED51757" w:rsidR="007C4C1D" w:rsidRDefault="00FA2629">
      <w:pPr>
        <w:pStyle w:val="Para"/>
        <w:ind w:firstLine="0"/>
      </w:pPr>
      <w:r>
        <w:t xml:space="preserve">Ce module a été développé pour permettre aux utilisateurs d’acquérir </w:t>
      </w:r>
      <w:r w:rsidR="00A8767B">
        <w:t>un</w:t>
      </w:r>
      <w:r>
        <w:t xml:space="preserve"> large choix de proposition</w:t>
      </w:r>
      <w:r w:rsidR="006265D6">
        <w:t>s</w:t>
      </w:r>
      <w:r>
        <w:t xml:space="preserve"> et </w:t>
      </w:r>
      <w:r w:rsidR="007E2977">
        <w:t>permet à l’administrateur une</w:t>
      </w:r>
      <w:r>
        <w:t xml:space="preserve"> facilit</w:t>
      </w:r>
      <w:r w:rsidR="007E2977">
        <w:t>é d</w:t>
      </w:r>
      <w:r w:rsidR="00A8767B">
        <w:t>’</w:t>
      </w:r>
      <w:r>
        <w:t>accès au contenu des plats et des ingrédients, les ma</w:t>
      </w:r>
      <w:r w:rsidR="00260305">
        <w:t>î</w:t>
      </w:r>
      <w:r>
        <w:t>triser, pour pouvoir faire des mises à jour continue au niveau des données</w:t>
      </w:r>
      <w:r w:rsidR="00260305">
        <w:t xml:space="preserve">, </w:t>
      </w:r>
      <w:r>
        <w:t>car c’est l’essence principale de l’application. Commençons par l’authentification de l’administrateur qui est la première étape pour accéder à ces fonctions.</w:t>
      </w:r>
    </w:p>
    <w:p w14:paraId="61EE2C0F" w14:textId="77777777" w:rsidR="007C4C1D" w:rsidRDefault="00FA2629">
      <w:pPr>
        <w:pStyle w:val="Para"/>
        <w:ind w:firstLine="0"/>
      </w:pPr>
      <w:r>
        <w:rPr>
          <w:noProof/>
          <w:lang w:val="fr-FR"/>
        </w:rPr>
        <w:drawing>
          <wp:inline distT="0" distB="0" distL="0" distR="0" wp14:anchorId="4A8726A9" wp14:editId="3DE3105D">
            <wp:extent cx="2997832" cy="2067558"/>
            <wp:effectExtent l="0" t="0" r="0" b="8892"/>
            <wp:docPr id="8" name="Image 8" descr="C:\Users\Valiah Karen\AppData\Local\Microsoft\Windows\INetCache\Content.Word\loginBack.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997832" cy="2067558"/>
                    </a:xfrm>
                    <a:prstGeom prst="rect">
                      <a:avLst/>
                    </a:prstGeom>
                    <a:noFill/>
                    <a:ln>
                      <a:noFill/>
                      <a:prstDash/>
                    </a:ln>
                  </pic:spPr>
                </pic:pic>
              </a:graphicData>
            </a:graphic>
          </wp:inline>
        </w:drawing>
      </w:r>
    </w:p>
    <w:p w14:paraId="3EF404F5" w14:textId="48803EED" w:rsidR="007C4C1D" w:rsidRDefault="00C6374E" w:rsidP="00C6374E">
      <w:pPr>
        <w:pStyle w:val="Lgende"/>
      </w:pPr>
      <w:bookmarkStart w:id="192" w:name="_Toc149507660"/>
      <w:r>
        <w:lastRenderedPageBreak/>
        <w:t xml:space="preserve">Figure </w:t>
      </w:r>
      <w:r>
        <w:fldChar w:fldCharType="begin"/>
      </w:r>
      <w:r>
        <w:instrText xml:space="preserve"> SEQ Figure \* ARABIC </w:instrText>
      </w:r>
      <w:r>
        <w:fldChar w:fldCharType="separate"/>
      </w:r>
      <w:r w:rsidR="00466F73">
        <w:rPr>
          <w:noProof/>
        </w:rPr>
        <w:t>5</w:t>
      </w:r>
      <w:r>
        <w:fldChar w:fldCharType="end"/>
      </w:r>
      <w:r>
        <w:t xml:space="preserve"> : </w:t>
      </w:r>
      <w:r w:rsidRPr="00AF3A7E">
        <w:t>Authentification de l’administrateur.</w:t>
      </w:r>
      <w:bookmarkEnd w:id="192"/>
    </w:p>
    <w:p w14:paraId="326EF509" w14:textId="046C1632" w:rsidR="007C4C1D" w:rsidRDefault="00FA2629">
      <w:pPr>
        <w:pStyle w:val="Para"/>
        <w:ind w:firstLine="0"/>
      </w:pPr>
      <w:r>
        <w:t>Après la connexion de l’administrateur, voyons d’abord la liste des plats</w:t>
      </w:r>
      <w:r w:rsidR="007E2977">
        <w:t xml:space="preserve"> avec une pagination et une interface de recherche multicritère</w:t>
      </w:r>
      <w:r w:rsidR="007947DA">
        <w:t xml:space="preserve"> des plats</w:t>
      </w:r>
      <w:r w:rsidR="009113E7">
        <w:t>, existant dans</w:t>
      </w:r>
      <w:r w:rsidR="007E2977">
        <w:t xml:space="preserve"> APJ</w:t>
      </w:r>
      <w:r>
        <w:t xml:space="preserve"> dans la capture d’écran ci-dessous.</w:t>
      </w:r>
    </w:p>
    <w:p w14:paraId="65BB1F6D" w14:textId="77777777" w:rsidR="007C4C1D" w:rsidRDefault="00FA2629">
      <w:pPr>
        <w:pStyle w:val="Para"/>
        <w:ind w:firstLine="0"/>
      </w:pPr>
      <w:r>
        <w:rPr>
          <w:noProof/>
          <w:lang w:val="fr-FR"/>
        </w:rPr>
        <w:drawing>
          <wp:inline distT="0" distB="0" distL="0" distR="0" wp14:anchorId="4AF79A00" wp14:editId="17DBC027">
            <wp:extent cx="5756906" cy="3156581"/>
            <wp:effectExtent l="0" t="0" r="0" b="5719"/>
            <wp:docPr id="9" name="Image 9" descr="C:\Users\Valiah Karen\AppData\Local\Microsoft\Windows\INetCache\Content.Word\liste_pla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56906" cy="3156581"/>
                    </a:xfrm>
                    <a:prstGeom prst="rect">
                      <a:avLst/>
                    </a:prstGeom>
                    <a:noFill/>
                    <a:ln>
                      <a:noFill/>
                      <a:prstDash/>
                    </a:ln>
                  </pic:spPr>
                </pic:pic>
              </a:graphicData>
            </a:graphic>
          </wp:inline>
        </w:drawing>
      </w:r>
    </w:p>
    <w:p w14:paraId="7442F908" w14:textId="733B99FB" w:rsidR="00AE7CAE" w:rsidRPr="00AE7CAE" w:rsidRDefault="00B17654" w:rsidP="00B17654">
      <w:pPr>
        <w:pStyle w:val="Lgende"/>
      </w:pPr>
      <w:r>
        <w:tab/>
      </w:r>
      <w:bookmarkStart w:id="193" w:name="_Toc149507661"/>
      <w:r>
        <w:t xml:space="preserve">Figure </w:t>
      </w:r>
      <w:r>
        <w:fldChar w:fldCharType="begin"/>
      </w:r>
      <w:r>
        <w:instrText xml:space="preserve"> SEQ Figure \* ARABIC </w:instrText>
      </w:r>
      <w:r>
        <w:fldChar w:fldCharType="separate"/>
      </w:r>
      <w:r w:rsidR="00466F73">
        <w:rPr>
          <w:noProof/>
        </w:rPr>
        <w:t>6</w:t>
      </w:r>
      <w:r>
        <w:fldChar w:fldCharType="end"/>
      </w:r>
      <w:r>
        <w:t xml:space="preserve"> : </w:t>
      </w:r>
      <w:r w:rsidRPr="007F4B3A">
        <w:t>Liste plat</w:t>
      </w:r>
      <w:bookmarkEnd w:id="193"/>
    </w:p>
    <w:p w14:paraId="0C38EBB8" w14:textId="039D53D9" w:rsidR="007C4C1D" w:rsidRDefault="00AE7CAE">
      <w:pPr>
        <w:pStyle w:val="Para"/>
        <w:ind w:firstLine="0"/>
      </w:pPr>
      <w:r>
        <w:t xml:space="preserve">En cliquant sur l’identifiant d’un plat de la figure d’en haut, </w:t>
      </w:r>
      <w:r w:rsidR="00633730">
        <w:t xml:space="preserve">nous pouvons </w:t>
      </w:r>
      <w:r>
        <w:t>navigue</w:t>
      </w:r>
      <w:r w:rsidR="00633730">
        <w:t>r</w:t>
      </w:r>
      <w:r>
        <w:t xml:space="preserve"> dans la </w:t>
      </w:r>
      <w:r w:rsidR="00FA2629">
        <w:t>consultation d</w:t>
      </w:r>
      <w:r>
        <w:t xml:space="preserve">u </w:t>
      </w:r>
      <w:r w:rsidR="00FA2629">
        <w:t>plat, avec la liste de</w:t>
      </w:r>
      <w:r>
        <w:t xml:space="preserve"> ses</w:t>
      </w:r>
      <w:r w:rsidR="00FA2629">
        <w:t xml:space="preserve"> ingrédients</w:t>
      </w:r>
      <w:r w:rsidR="008E0E04">
        <w:t xml:space="preserve">, </w:t>
      </w:r>
      <w:r w:rsidR="00FA2629">
        <w:t>les remarques</w:t>
      </w:r>
      <w:r w:rsidR="008E0E04">
        <w:t xml:space="preserve">, et </w:t>
      </w:r>
      <w:r w:rsidR="00FA2629">
        <w:t>l’état de chaque ingrédient</w:t>
      </w:r>
      <w:r w:rsidR="00F20167">
        <w:t>.</w:t>
      </w:r>
      <w:r w:rsidR="008E0E04">
        <w:t xml:space="preserve"> </w:t>
      </w:r>
      <w:r w:rsidR="00CD3DEB">
        <w:t>D</w:t>
      </w:r>
      <w:r w:rsidR="00FA2629">
        <w:t xml:space="preserve">ans </w:t>
      </w:r>
      <w:r w:rsidR="003B36BF">
        <w:t>cette</w:t>
      </w:r>
      <w:r w:rsidR="008E0E04">
        <w:t xml:space="preserve"> </w:t>
      </w:r>
      <w:r w:rsidR="00FA2629">
        <w:t>même pag</w:t>
      </w:r>
      <w:r w:rsidR="003B36BF">
        <w:t xml:space="preserve">e, </w:t>
      </w:r>
      <w:r w:rsidR="00CD3DEB">
        <w:t>o</w:t>
      </w:r>
      <w:r w:rsidR="00FA2629">
        <w:t xml:space="preserve">n </w:t>
      </w:r>
      <w:r w:rsidR="003B36BF">
        <w:t>peut r</w:t>
      </w:r>
      <w:r w:rsidR="00FA2629">
        <w:t>ajoute</w:t>
      </w:r>
      <w:r w:rsidR="003B36BF">
        <w:t>r</w:t>
      </w:r>
      <w:r w:rsidR="00FA2629">
        <w:t xml:space="preserve"> les </w:t>
      </w:r>
      <w:r w:rsidR="00F20167">
        <w:t>ingrédients du</w:t>
      </w:r>
      <w:r w:rsidR="00FA2629">
        <w:t xml:space="preserve"> plat un par un </w:t>
      </w:r>
      <w:r w:rsidR="003B36BF">
        <w:t xml:space="preserve">en cliquant  </w:t>
      </w:r>
      <w:r w:rsidR="002E5735">
        <w:t xml:space="preserve">sur </w:t>
      </w:r>
      <w:r w:rsidR="00FA2629">
        <w:t>le popup</w:t>
      </w:r>
      <w:r w:rsidR="00EE79C8">
        <w:t xml:space="preserve"> de APJ</w:t>
      </w:r>
      <w:r w:rsidR="003B36BF">
        <w:t xml:space="preserve"> ci-dessous</w:t>
      </w:r>
      <w:r w:rsidR="00FA2629">
        <w:t xml:space="preserve">, puis on choisit l’état de l’ingrédient si </w:t>
      </w:r>
      <w:r w:rsidR="003B36BF">
        <w:t>celui-ci est</w:t>
      </w:r>
      <w:r w:rsidR="00FA2629">
        <w:t xml:space="preserve"> obligatoire</w:t>
      </w:r>
      <w:r>
        <w:t xml:space="preserve"> ou facultatif</w:t>
      </w:r>
      <w:r w:rsidR="00FA2629">
        <w:t xml:space="preserve"> dans le plat. C’est dans cette page également qu’on supprime </w:t>
      </w:r>
      <w:r w:rsidR="003B36BF">
        <w:t>et qu’on</w:t>
      </w:r>
      <w:r w:rsidR="00FA2629">
        <w:t xml:space="preserve"> modifie les ingrédients du plat.</w:t>
      </w:r>
    </w:p>
    <w:p w14:paraId="7EB7A0BF" w14:textId="082D2149" w:rsidR="007C4C1D" w:rsidRDefault="008D3D60">
      <w:pPr>
        <w:pStyle w:val="Para"/>
        <w:ind w:firstLine="0"/>
      </w:pPr>
      <w:r>
        <w:rPr>
          <w:noProof/>
        </w:rPr>
        <w:lastRenderedPageBreak/>
        <w:drawing>
          <wp:inline distT="0" distB="0" distL="0" distR="0" wp14:anchorId="4FFBA170" wp14:editId="1B2AE3D0">
            <wp:extent cx="6061710" cy="4099389"/>
            <wp:effectExtent l="0" t="0" r="0" b="0"/>
            <wp:docPr id="12289241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5329" cy="4101836"/>
                    </a:xfrm>
                    <a:prstGeom prst="rect">
                      <a:avLst/>
                    </a:prstGeom>
                    <a:noFill/>
                    <a:ln>
                      <a:noFill/>
                    </a:ln>
                  </pic:spPr>
                </pic:pic>
              </a:graphicData>
            </a:graphic>
          </wp:inline>
        </w:drawing>
      </w:r>
    </w:p>
    <w:p w14:paraId="1479A901" w14:textId="344714EC" w:rsidR="007C4C1D" w:rsidRDefault="00125B39" w:rsidP="00125B39">
      <w:pPr>
        <w:pStyle w:val="Lgende"/>
      </w:pPr>
      <w:bookmarkStart w:id="194" w:name="_Toc149507662"/>
      <w:r>
        <w:t xml:space="preserve">Figure </w:t>
      </w:r>
      <w:r>
        <w:fldChar w:fldCharType="begin"/>
      </w:r>
      <w:r>
        <w:instrText xml:space="preserve"> SEQ Figure \* ARABIC </w:instrText>
      </w:r>
      <w:r>
        <w:fldChar w:fldCharType="separate"/>
      </w:r>
      <w:r w:rsidR="00466F73">
        <w:rPr>
          <w:noProof/>
        </w:rPr>
        <w:t>7</w:t>
      </w:r>
      <w:r>
        <w:fldChar w:fldCharType="end"/>
      </w:r>
      <w:r>
        <w:t xml:space="preserve"> : </w:t>
      </w:r>
      <w:r w:rsidRPr="00561C8A">
        <w:t>Fiche Plat-Ajout recette plat</w:t>
      </w:r>
      <w:bookmarkEnd w:id="194"/>
    </w:p>
    <w:p w14:paraId="5D750F94" w14:textId="77777777" w:rsidR="008A195A" w:rsidRPr="008A195A" w:rsidRDefault="008A195A" w:rsidP="008A195A">
      <w:pPr>
        <w:pStyle w:val="Standard"/>
      </w:pPr>
    </w:p>
    <w:p w14:paraId="1A5549B5" w14:textId="77777777" w:rsidR="007C4C1D" w:rsidRDefault="00FA2629">
      <w:pPr>
        <w:pStyle w:val="Para"/>
        <w:ind w:firstLine="0"/>
      </w:pPr>
      <w:r>
        <w:t>Cet écran</w:t>
      </w:r>
      <w:r w:rsidR="008777D3">
        <w:t xml:space="preserve"> ci-dessous</w:t>
      </w:r>
      <w:r>
        <w:t xml:space="preserve"> montre l’interface d’ajout d’un nouveau plat</w:t>
      </w:r>
    </w:p>
    <w:p w14:paraId="54F95D06" w14:textId="77777777" w:rsidR="007C4C1D" w:rsidRDefault="00FA2629">
      <w:pPr>
        <w:pStyle w:val="Para"/>
        <w:ind w:firstLine="0"/>
      </w:pPr>
      <w:r>
        <w:rPr>
          <w:noProof/>
          <w:lang w:val="fr-FR"/>
        </w:rPr>
        <w:drawing>
          <wp:inline distT="0" distB="0" distL="0" distR="0" wp14:anchorId="186C4F2C" wp14:editId="0E25FCAA">
            <wp:extent cx="5212089" cy="1551563"/>
            <wp:effectExtent l="0" t="0" r="7611" b="0"/>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2089" cy="1551563"/>
                    </a:xfrm>
                    <a:prstGeom prst="rect">
                      <a:avLst/>
                    </a:prstGeom>
                    <a:noFill/>
                    <a:ln>
                      <a:noFill/>
                      <a:prstDash/>
                    </a:ln>
                  </pic:spPr>
                </pic:pic>
              </a:graphicData>
            </a:graphic>
          </wp:inline>
        </w:drawing>
      </w:r>
      <w:bookmarkStart w:id="195" w:name="_Toc148097758"/>
    </w:p>
    <w:p w14:paraId="305DDB34" w14:textId="5E4C30D2" w:rsidR="007C4C1D" w:rsidRDefault="00A47FBE" w:rsidP="00A47FBE">
      <w:pPr>
        <w:pStyle w:val="Lgende"/>
      </w:pPr>
      <w:bookmarkStart w:id="196" w:name="_Toc149507663"/>
      <w:bookmarkEnd w:id="195"/>
      <w:r>
        <w:t xml:space="preserve">Figure </w:t>
      </w:r>
      <w:r>
        <w:fldChar w:fldCharType="begin"/>
      </w:r>
      <w:r>
        <w:instrText xml:space="preserve"> SEQ Figure \* ARABIC </w:instrText>
      </w:r>
      <w:r>
        <w:fldChar w:fldCharType="separate"/>
      </w:r>
      <w:r w:rsidR="00466F73">
        <w:rPr>
          <w:noProof/>
        </w:rPr>
        <w:t>8</w:t>
      </w:r>
      <w:r>
        <w:fldChar w:fldCharType="end"/>
      </w:r>
      <w:r>
        <w:t xml:space="preserve"> : </w:t>
      </w:r>
      <w:r w:rsidRPr="00CD176D">
        <w:t>Ajout Plat</w:t>
      </w:r>
      <w:bookmarkEnd w:id="196"/>
    </w:p>
    <w:p w14:paraId="1E85C07C" w14:textId="77777777" w:rsidR="00011457" w:rsidRPr="00011457" w:rsidRDefault="00011457" w:rsidP="00011457">
      <w:pPr>
        <w:pStyle w:val="Standard"/>
      </w:pPr>
    </w:p>
    <w:p w14:paraId="1BAF19CF" w14:textId="77777777" w:rsidR="007C4C1D" w:rsidRDefault="00FA2629">
      <w:pPr>
        <w:pStyle w:val="Standard"/>
      </w:pPr>
      <w:r>
        <w:t>Un plat doit avoir un ou plusieurs types, dans ce cas, il existe une interface d’ajout de type de plat et de suppression.</w:t>
      </w:r>
    </w:p>
    <w:p w14:paraId="32FFF019" w14:textId="66ABD36F" w:rsidR="00CE0870" w:rsidRDefault="00FA2629" w:rsidP="00CE0870">
      <w:pPr>
        <w:pStyle w:val="Standard"/>
      </w:pPr>
      <w:r>
        <w:rPr>
          <w:noProof/>
          <w:lang w:val="fr-FR"/>
        </w:rPr>
        <w:lastRenderedPageBreak/>
        <w:drawing>
          <wp:inline distT="0" distB="0" distL="0" distR="0" wp14:anchorId="625AC9A4" wp14:editId="4FF68825">
            <wp:extent cx="4786627" cy="2456819"/>
            <wp:effectExtent l="0" t="0" r="0" b="631"/>
            <wp:docPr id="12" name="Image 12" descr="C:\Users\Valiah Karen\AppData\Local\Microsoft\Windows\INetCache\Content.Word\ajout typepla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4786627" cy="2456819"/>
                    </a:xfrm>
                    <a:prstGeom prst="rect">
                      <a:avLst/>
                    </a:prstGeom>
                    <a:noFill/>
                    <a:ln>
                      <a:noFill/>
                      <a:prstDash/>
                    </a:ln>
                  </pic:spPr>
                </pic:pic>
              </a:graphicData>
            </a:graphic>
          </wp:inline>
        </w:drawing>
      </w:r>
    </w:p>
    <w:p w14:paraId="3F8F527E" w14:textId="41147065" w:rsidR="00A47FBE" w:rsidRDefault="00A47FBE" w:rsidP="00A47FBE">
      <w:pPr>
        <w:pStyle w:val="Lgende"/>
      </w:pPr>
      <w:bookmarkStart w:id="197" w:name="_Toc149507664"/>
      <w:r>
        <w:t xml:space="preserve">Figure </w:t>
      </w:r>
      <w:r>
        <w:fldChar w:fldCharType="begin"/>
      </w:r>
      <w:r>
        <w:instrText xml:space="preserve"> SEQ Figure \* ARABIC </w:instrText>
      </w:r>
      <w:r>
        <w:fldChar w:fldCharType="separate"/>
      </w:r>
      <w:r w:rsidR="00466F73">
        <w:rPr>
          <w:noProof/>
        </w:rPr>
        <w:t>9</w:t>
      </w:r>
      <w:r>
        <w:fldChar w:fldCharType="end"/>
      </w:r>
      <w:r>
        <w:t xml:space="preserve"> : </w:t>
      </w:r>
      <w:r w:rsidRPr="003650C6">
        <w:t>ajout type plat</w:t>
      </w:r>
      <w:bookmarkEnd w:id="197"/>
    </w:p>
    <w:p w14:paraId="13952474" w14:textId="77777777" w:rsidR="00011457" w:rsidRPr="00011457" w:rsidRDefault="00011457" w:rsidP="00011457">
      <w:pPr>
        <w:pStyle w:val="Standard"/>
      </w:pPr>
    </w:p>
    <w:p w14:paraId="1FAAB1B2" w14:textId="6AA7CAF0" w:rsidR="007C4C1D" w:rsidRDefault="00FA2629">
      <w:pPr>
        <w:pStyle w:val="Standard"/>
      </w:pPr>
      <w:r>
        <w:t xml:space="preserve">Ensuite, on voit l’interface de liste des ingrédients existants avec le prix d’achat,  la quantité par unité des ingrédients selon </w:t>
      </w:r>
      <w:r w:rsidR="008777D3">
        <w:t>les prix locaux</w:t>
      </w:r>
      <w:r>
        <w:t>, et on retrouve ces en</w:t>
      </w:r>
      <w:r w:rsidR="0090326F">
        <w:t>-</w:t>
      </w:r>
      <w:r>
        <w:t xml:space="preserve">têtes </w:t>
      </w:r>
      <w:r>
        <w:rPr>
          <w:lang w:val="fr-FR"/>
        </w:rPr>
        <w:t>dans l’ajout d’ingrédient.</w:t>
      </w:r>
    </w:p>
    <w:p w14:paraId="726FBF7F" w14:textId="77777777" w:rsidR="007C4C1D" w:rsidRDefault="00FA2629">
      <w:pPr>
        <w:pStyle w:val="Standard"/>
      </w:pPr>
      <w:r>
        <w:rPr>
          <w:noProof/>
          <w:lang w:val="fr-FR"/>
        </w:rPr>
        <w:drawing>
          <wp:inline distT="0" distB="0" distL="0" distR="0" wp14:anchorId="3FD1DF0A" wp14:editId="7166562D">
            <wp:extent cx="3295135" cy="1968843"/>
            <wp:effectExtent l="0" t="0" r="635"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7035" cy="1969978"/>
                    </a:xfrm>
                    <a:prstGeom prst="rect">
                      <a:avLst/>
                    </a:prstGeom>
                    <a:noFill/>
                    <a:ln>
                      <a:noFill/>
                      <a:prstDash/>
                    </a:ln>
                  </pic:spPr>
                </pic:pic>
              </a:graphicData>
            </a:graphic>
          </wp:inline>
        </w:drawing>
      </w:r>
    </w:p>
    <w:p w14:paraId="30683A56" w14:textId="4232252C" w:rsidR="00BC0CCE" w:rsidRDefault="00BC0CCE">
      <w:pPr>
        <w:pStyle w:val="Standard"/>
      </w:pPr>
    </w:p>
    <w:p w14:paraId="44125011" w14:textId="77777777" w:rsidR="007C4C1D" w:rsidRDefault="00FA2629">
      <w:pPr>
        <w:pStyle w:val="Standard"/>
      </w:pPr>
      <w:r>
        <w:t xml:space="preserve">Il faut savoir que dans chaque interface de liste, il y a </w:t>
      </w:r>
      <w:r w:rsidR="008777D3">
        <w:t>un formulaire</w:t>
      </w:r>
      <w:r>
        <w:t xml:space="preserve"> de recherche multicritère selon les colonnes des classes et les configuration</w:t>
      </w:r>
      <w:r w:rsidR="00EE3C8F">
        <w:t>s</w:t>
      </w:r>
      <w:r>
        <w:t>, et les listes s’accompagnent toujours de pagination.</w:t>
      </w:r>
    </w:p>
    <w:p w14:paraId="4E79BF36" w14:textId="18C8CFCC" w:rsidR="00366319" w:rsidRDefault="001F51B6">
      <w:pPr>
        <w:pStyle w:val="Standard"/>
      </w:pPr>
      <w:r>
        <w:rPr>
          <w:noProof/>
        </w:rPr>
        <w:lastRenderedPageBreak/>
        <w:drawing>
          <wp:inline distT="0" distB="0" distL="0" distR="0" wp14:anchorId="6AD8822C" wp14:editId="0BB9723A">
            <wp:extent cx="5759450" cy="3226699"/>
            <wp:effectExtent l="0" t="0" r="0" b="0"/>
            <wp:docPr id="19909369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26699"/>
                    </a:xfrm>
                    <a:prstGeom prst="rect">
                      <a:avLst/>
                    </a:prstGeom>
                    <a:noFill/>
                    <a:ln>
                      <a:noFill/>
                    </a:ln>
                  </pic:spPr>
                </pic:pic>
              </a:graphicData>
            </a:graphic>
          </wp:inline>
        </w:drawing>
      </w:r>
    </w:p>
    <w:p w14:paraId="0A98EDFA" w14:textId="75147FC4" w:rsidR="007C4C1D" w:rsidRDefault="00877E86" w:rsidP="00366319">
      <w:pPr>
        <w:pStyle w:val="Lgende"/>
      </w:pPr>
      <w:bookmarkStart w:id="198" w:name="_Toc149507665"/>
      <w:r>
        <w:t xml:space="preserve">Figure </w:t>
      </w:r>
      <w:r>
        <w:fldChar w:fldCharType="begin"/>
      </w:r>
      <w:r>
        <w:instrText xml:space="preserve"> SEQ Figure \* ARABIC </w:instrText>
      </w:r>
      <w:r>
        <w:fldChar w:fldCharType="separate"/>
      </w:r>
      <w:r w:rsidR="00466F73">
        <w:rPr>
          <w:noProof/>
        </w:rPr>
        <w:t>10</w:t>
      </w:r>
      <w:r>
        <w:fldChar w:fldCharType="end"/>
      </w:r>
      <w:r>
        <w:t xml:space="preserve"> : </w:t>
      </w:r>
      <w:r w:rsidRPr="007B39C9">
        <w:t>Liste ingrédient et Ajout ingrédient</w:t>
      </w:r>
      <w:bookmarkEnd w:id="198"/>
    </w:p>
    <w:p w14:paraId="76F7DF2E" w14:textId="77777777" w:rsidR="007C4C1D" w:rsidRDefault="007C4C1D">
      <w:pPr>
        <w:pStyle w:val="Standard"/>
      </w:pPr>
    </w:p>
    <w:p w14:paraId="1E39DC01" w14:textId="77777777" w:rsidR="007C4C1D" w:rsidRDefault="00FA2629">
      <w:pPr>
        <w:pStyle w:val="Titre4"/>
      </w:pPr>
      <w:bookmarkStart w:id="199" w:name="_Toc105039400"/>
      <w:r>
        <w:t>Gestion des maladies et ses aliments associés</w:t>
      </w:r>
    </w:p>
    <w:p w14:paraId="2CB9C23E" w14:textId="327626B0" w:rsidR="007C4C1D" w:rsidRDefault="00FA2629">
      <w:pPr>
        <w:pStyle w:val="Para"/>
      </w:pPr>
      <w:r>
        <w:t xml:space="preserve">Cette fonctionnalité est conçue pour pouvoir gérer les données des maladies alimentaires qui peuvent exister. </w:t>
      </w:r>
      <w:r w:rsidR="003F4EF2">
        <w:t>O</w:t>
      </w:r>
      <w:r>
        <w:t>n peut</w:t>
      </w:r>
      <w:r w:rsidR="003F4EF2">
        <w:t xml:space="preserve"> y</w:t>
      </w:r>
      <w:r>
        <w:t xml:space="preserve"> gérer facilement les maladies et les aliments associés à ces maladies, soit ceux qui sont suggéré</w:t>
      </w:r>
      <w:r w:rsidR="003F4EF2">
        <w:t>s</w:t>
      </w:r>
      <w:r>
        <w:t xml:space="preserve"> soit ceux qui sont à éviter car on a d’abord les CRUD des maladies, puis chaque maladie peut ou non présenter des restrictions d’aliments à éviter ou à manger, cela sera stocké pour </w:t>
      </w:r>
      <w:r>
        <w:rPr>
          <w:u w:val="single"/>
        </w:rPr>
        <w:t>préserver la santé des utilisateurs</w:t>
      </w:r>
      <w:r>
        <w:t>.</w:t>
      </w:r>
    </w:p>
    <w:p w14:paraId="6D5DA0FC" w14:textId="77777777" w:rsidR="007C4C1D" w:rsidRDefault="00FA2629">
      <w:pPr>
        <w:pStyle w:val="Para"/>
        <w:ind w:firstLine="0"/>
      </w:pPr>
      <w:r>
        <w:t>Voyons ci-dessous la liste des maladies</w:t>
      </w:r>
    </w:p>
    <w:p w14:paraId="3BF5C2EE" w14:textId="77777777" w:rsidR="007C4C1D" w:rsidRDefault="00FA2629">
      <w:pPr>
        <w:pStyle w:val="Para"/>
        <w:ind w:firstLine="0"/>
      </w:pPr>
      <w:r>
        <w:rPr>
          <w:noProof/>
          <w:lang w:val="fr-FR"/>
        </w:rPr>
        <w:lastRenderedPageBreak/>
        <w:drawing>
          <wp:inline distT="0" distB="0" distL="0" distR="0" wp14:anchorId="7E04EA7D" wp14:editId="1DA4BE37">
            <wp:extent cx="5629275" cy="6369052"/>
            <wp:effectExtent l="0" t="0" r="9525" b="0"/>
            <wp:docPr id="14" name="Image 14" descr="C:\Users\Valiah Karen\AppData\Local\Microsoft\Windows\INetCache\Content.Word\liste_maladi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629275" cy="6369052"/>
                    </a:xfrm>
                    <a:prstGeom prst="rect">
                      <a:avLst/>
                    </a:prstGeom>
                    <a:noFill/>
                    <a:ln>
                      <a:noFill/>
                      <a:prstDash/>
                    </a:ln>
                  </pic:spPr>
                </pic:pic>
              </a:graphicData>
            </a:graphic>
          </wp:inline>
        </w:drawing>
      </w:r>
    </w:p>
    <w:p w14:paraId="72D2D262" w14:textId="7832940C" w:rsidR="00CE0870" w:rsidRDefault="00DB3E9D" w:rsidP="00DB3E9D">
      <w:pPr>
        <w:pStyle w:val="Lgende"/>
      </w:pPr>
      <w:bookmarkStart w:id="200" w:name="_Toc149507666"/>
      <w:r>
        <w:t xml:space="preserve">Figure </w:t>
      </w:r>
      <w:r>
        <w:fldChar w:fldCharType="begin"/>
      </w:r>
      <w:r>
        <w:instrText xml:space="preserve"> SEQ Figure \* ARABIC </w:instrText>
      </w:r>
      <w:r>
        <w:fldChar w:fldCharType="separate"/>
      </w:r>
      <w:r w:rsidR="00466F73">
        <w:rPr>
          <w:noProof/>
        </w:rPr>
        <w:t>11</w:t>
      </w:r>
      <w:r>
        <w:fldChar w:fldCharType="end"/>
      </w:r>
      <w:r>
        <w:t xml:space="preserve"> :</w:t>
      </w:r>
      <w:r w:rsidR="004656F1">
        <w:t xml:space="preserve"> </w:t>
      </w:r>
      <w:r w:rsidRPr="00E33DE9">
        <w:t>Liste</w:t>
      </w:r>
      <w:r w:rsidR="004656F1">
        <w:t xml:space="preserve"> des</w:t>
      </w:r>
      <w:r w:rsidRPr="00E33DE9">
        <w:t xml:space="preserve"> maladies</w:t>
      </w:r>
      <w:bookmarkEnd w:id="200"/>
    </w:p>
    <w:p w14:paraId="519A2087" w14:textId="77777777" w:rsidR="004656F1" w:rsidRDefault="004656F1">
      <w:pPr>
        <w:pStyle w:val="Para"/>
        <w:ind w:firstLine="0"/>
      </w:pPr>
    </w:p>
    <w:p w14:paraId="1CDDDF6E" w14:textId="02F2440B" w:rsidR="007C4C1D" w:rsidRDefault="00FA2629">
      <w:pPr>
        <w:pStyle w:val="Para"/>
        <w:ind w:firstLine="0"/>
      </w:pPr>
      <w:r>
        <w:t xml:space="preserve">En cliquant sur l’identifiant d’une maladie </w:t>
      </w:r>
      <w:r w:rsidR="004656F1">
        <w:t xml:space="preserve">sur </w:t>
      </w:r>
      <w:r>
        <w:t xml:space="preserve">l’écran ci-dessus, </w:t>
      </w:r>
      <w:r w:rsidR="008777D3">
        <w:t>il</w:t>
      </w:r>
      <w:r>
        <w:t xml:space="preserve"> va dans la fiche de la maladie. Dans cette fiche maladie, on retrouve les détails de la maladie qui sont la liste des ingrédients associés à cette maladie, à éviter et à manger. On retrouve aussi une configuration </w:t>
      </w:r>
      <w:r w:rsidR="008777D3">
        <w:t>d’</w:t>
      </w:r>
      <w:r>
        <w:t xml:space="preserve">insertion multiple de ces ingrédients, leur liste par maladie et leurs suppressions et modifications. </w:t>
      </w:r>
    </w:p>
    <w:p w14:paraId="43CE2F24" w14:textId="60B1CA14" w:rsidR="00CE0870" w:rsidRDefault="00FA2629" w:rsidP="00245395">
      <w:pPr>
        <w:pStyle w:val="Para"/>
        <w:ind w:firstLine="0"/>
      </w:pPr>
      <w:r>
        <w:rPr>
          <w:noProof/>
          <w:lang w:val="fr-FR"/>
        </w:rPr>
        <w:lastRenderedPageBreak/>
        <w:drawing>
          <wp:inline distT="0" distB="0" distL="0" distR="0" wp14:anchorId="542200BF" wp14:editId="6ED1D7D9">
            <wp:extent cx="6367145" cy="3537459"/>
            <wp:effectExtent l="0" t="0" r="0" b="6350"/>
            <wp:docPr id="15" name="Image 15" descr="C:\Users\Valiah Karen\AppData\Local\Microsoft\Windows\INetCache\Content.Word\maladie_fich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6372499" cy="3540433"/>
                    </a:xfrm>
                    <a:prstGeom prst="rect">
                      <a:avLst/>
                    </a:prstGeom>
                    <a:noFill/>
                    <a:ln>
                      <a:noFill/>
                      <a:prstDash/>
                    </a:ln>
                  </pic:spPr>
                </pic:pic>
              </a:graphicData>
            </a:graphic>
          </wp:inline>
        </w:drawing>
      </w:r>
    </w:p>
    <w:p w14:paraId="2F071DDE" w14:textId="7F22DB4B" w:rsidR="00245395" w:rsidRDefault="00245395" w:rsidP="00245395">
      <w:pPr>
        <w:pStyle w:val="Lgende"/>
      </w:pPr>
      <w:bookmarkStart w:id="201" w:name="_Toc149507667"/>
      <w:r>
        <w:t xml:space="preserve">Figure </w:t>
      </w:r>
      <w:r>
        <w:fldChar w:fldCharType="begin"/>
      </w:r>
      <w:r>
        <w:instrText xml:space="preserve"> SEQ Figure \* ARABIC </w:instrText>
      </w:r>
      <w:r>
        <w:fldChar w:fldCharType="separate"/>
      </w:r>
      <w:r w:rsidR="00466F73">
        <w:rPr>
          <w:noProof/>
        </w:rPr>
        <w:t>12</w:t>
      </w:r>
      <w:r>
        <w:fldChar w:fldCharType="end"/>
      </w:r>
      <w:r>
        <w:t xml:space="preserve"> : </w:t>
      </w:r>
      <w:r w:rsidRPr="00906E07">
        <w:t>Fiche Maladie</w:t>
      </w:r>
      <w:bookmarkEnd w:id="201"/>
    </w:p>
    <w:p w14:paraId="2275E20B" w14:textId="77777777" w:rsidR="00245395" w:rsidRPr="00CE0870" w:rsidRDefault="00245395" w:rsidP="00245395">
      <w:pPr>
        <w:pStyle w:val="Para"/>
        <w:ind w:firstLine="0"/>
      </w:pPr>
    </w:p>
    <w:p w14:paraId="57F35031" w14:textId="602C6A79" w:rsidR="007C4C1D" w:rsidRDefault="00FA2629">
      <w:pPr>
        <w:pStyle w:val="Standard"/>
      </w:pPr>
      <w:r>
        <w:t xml:space="preserve">Ensuite on a ici l’ajout de nouvelles ou de </w:t>
      </w:r>
      <w:r w:rsidR="008777D3">
        <w:t xml:space="preserve">maladies </w:t>
      </w:r>
      <w:r w:rsidR="00394D36">
        <w:t xml:space="preserve">non </w:t>
      </w:r>
      <w:r w:rsidR="008777D3">
        <w:t>encore enregistrées</w:t>
      </w:r>
      <w:r>
        <w:t>.</w:t>
      </w:r>
    </w:p>
    <w:p w14:paraId="2C585905" w14:textId="77777777" w:rsidR="007C4C1D" w:rsidRDefault="00FA2629">
      <w:pPr>
        <w:pStyle w:val="Standard"/>
      </w:pPr>
      <w:r>
        <w:rPr>
          <w:noProof/>
          <w:lang w:val="fr-FR"/>
        </w:rPr>
        <w:drawing>
          <wp:inline distT="0" distB="0" distL="0" distR="0" wp14:anchorId="4B97832E" wp14:editId="0E905208">
            <wp:extent cx="4643752" cy="1129027"/>
            <wp:effectExtent l="0" t="0" r="4448" b="0"/>
            <wp:docPr id="16" name="Image 16" descr="C:\Users\Valiah Karen\AppData\Local\Microsoft\Windows\INetCache\Content.Word\ajout maladi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4643752" cy="1129027"/>
                    </a:xfrm>
                    <a:prstGeom prst="rect">
                      <a:avLst/>
                    </a:prstGeom>
                    <a:noFill/>
                    <a:ln>
                      <a:noFill/>
                      <a:prstDash/>
                    </a:ln>
                  </pic:spPr>
                </pic:pic>
              </a:graphicData>
            </a:graphic>
          </wp:inline>
        </w:drawing>
      </w:r>
    </w:p>
    <w:p w14:paraId="62C33886" w14:textId="26B4C39E" w:rsidR="007C4C1D" w:rsidRDefault="009E2D44" w:rsidP="009E2D44">
      <w:pPr>
        <w:pStyle w:val="Lgende"/>
      </w:pPr>
      <w:bookmarkStart w:id="202" w:name="_Toc149507668"/>
      <w:r>
        <w:t xml:space="preserve">Figure </w:t>
      </w:r>
      <w:r>
        <w:fldChar w:fldCharType="begin"/>
      </w:r>
      <w:r>
        <w:instrText xml:space="preserve"> SEQ Figure \* ARABIC </w:instrText>
      </w:r>
      <w:r>
        <w:fldChar w:fldCharType="separate"/>
      </w:r>
      <w:r w:rsidR="00466F73">
        <w:rPr>
          <w:noProof/>
        </w:rPr>
        <w:t>13</w:t>
      </w:r>
      <w:r>
        <w:fldChar w:fldCharType="end"/>
      </w:r>
      <w:r>
        <w:t xml:space="preserve"> : </w:t>
      </w:r>
      <w:r w:rsidRPr="00CF0C48">
        <w:t>Ajout maladie</w:t>
      </w:r>
      <w:bookmarkEnd w:id="202"/>
    </w:p>
    <w:p w14:paraId="765C6310" w14:textId="3F5B742F" w:rsidR="007C4C1D" w:rsidRDefault="003B5721">
      <w:pPr>
        <w:pStyle w:val="Titre3"/>
      </w:pPr>
      <w:bookmarkStart w:id="203" w:name="_Toc149507638"/>
      <w:bookmarkEnd w:id="199"/>
      <w:r>
        <w:t>Front Office</w:t>
      </w:r>
      <w:bookmarkEnd w:id="203"/>
    </w:p>
    <w:p w14:paraId="51515CB7" w14:textId="74DD367A" w:rsidR="00E70F8F" w:rsidRDefault="00FA2629">
      <w:pPr>
        <w:pStyle w:val="Para"/>
      </w:pPr>
      <w:r>
        <w:t xml:space="preserve">Dans ce module, ce sont les utilisateurs ou les familles </w:t>
      </w:r>
      <w:r w:rsidR="001D5789">
        <w:t xml:space="preserve">qui </w:t>
      </w:r>
      <w:r>
        <w:t xml:space="preserve">sont les acteurs. </w:t>
      </w:r>
      <w:r w:rsidR="00300E07">
        <w:t>Ce côté</w:t>
      </w:r>
      <w:r>
        <w:t xml:space="preserve"> est développé en mobile </w:t>
      </w:r>
      <w:r w:rsidR="00922E4E">
        <w:t>pour</w:t>
      </w:r>
      <w:r w:rsidR="00D54FFC">
        <w:t xml:space="preserve"> </w:t>
      </w:r>
      <w:r w:rsidR="001D5789">
        <w:t>s</w:t>
      </w:r>
      <w:r w:rsidR="00D54FFC">
        <w:t>e</w:t>
      </w:r>
      <w:r w:rsidR="00922E4E">
        <w:t>s</w:t>
      </w:r>
      <w:r w:rsidR="00D54FFC">
        <w:t xml:space="preserve"> nombreux atouts</w:t>
      </w:r>
      <w:r w:rsidR="00141C74">
        <w:t>. Il est très</w:t>
      </w:r>
      <w:r>
        <w:t xml:space="preserve"> proche et plus adapté pour les utilisateurs</w:t>
      </w:r>
      <w:r w:rsidR="00241F29">
        <w:t>.</w:t>
      </w:r>
    </w:p>
    <w:p w14:paraId="395EB4B8" w14:textId="77777777" w:rsidR="007C4C1D" w:rsidRDefault="00FA2629">
      <w:pPr>
        <w:pStyle w:val="Para"/>
      </w:pPr>
      <w:r>
        <w:t>On a utilisé la méthode fetch de react native pour la réception des liens de traitement web service venant de l’application web.</w:t>
      </w:r>
    </w:p>
    <w:p w14:paraId="1283991E" w14:textId="46AA7907" w:rsidR="000A7912" w:rsidRDefault="000A7912">
      <w:pPr>
        <w:pStyle w:val="Para"/>
      </w:pPr>
      <w:r>
        <w:t>Ci-après, on retrouve l’importance du mobile globalement :</w:t>
      </w:r>
    </w:p>
    <w:p w14:paraId="0147C154" w14:textId="77777777" w:rsidR="002737CF" w:rsidRDefault="002737CF">
      <w:pPr>
        <w:pStyle w:val="Para"/>
      </w:pPr>
    </w:p>
    <w:tbl>
      <w:tblPr>
        <w:tblStyle w:val="Grilledutableau"/>
        <w:tblW w:w="9634" w:type="dxa"/>
        <w:tblLook w:val="04A0" w:firstRow="1" w:lastRow="0" w:firstColumn="1" w:lastColumn="0" w:noHBand="0" w:noVBand="1"/>
      </w:tblPr>
      <w:tblGrid>
        <w:gridCol w:w="3020"/>
        <w:gridCol w:w="6614"/>
      </w:tblGrid>
      <w:tr w:rsidR="001A185E" w14:paraId="07BDD8EB" w14:textId="77777777" w:rsidTr="00CD3DEB">
        <w:tc>
          <w:tcPr>
            <w:tcW w:w="3020" w:type="dxa"/>
          </w:tcPr>
          <w:p w14:paraId="38D055C2" w14:textId="77777777" w:rsidR="001A185E" w:rsidRDefault="001A185E">
            <w:pPr>
              <w:pStyle w:val="Para"/>
              <w:ind w:firstLine="0"/>
            </w:pPr>
          </w:p>
        </w:tc>
        <w:tc>
          <w:tcPr>
            <w:tcW w:w="6614" w:type="dxa"/>
          </w:tcPr>
          <w:p w14:paraId="2B76CDB1" w14:textId="77777777" w:rsidR="001A185E" w:rsidRDefault="001A185E">
            <w:pPr>
              <w:pStyle w:val="Para"/>
              <w:ind w:firstLine="0"/>
            </w:pPr>
            <w:r>
              <w:t>Mobile</w:t>
            </w:r>
          </w:p>
        </w:tc>
      </w:tr>
      <w:tr w:rsidR="001A185E" w14:paraId="574D8B0E" w14:textId="77777777" w:rsidTr="00CD3DEB">
        <w:tc>
          <w:tcPr>
            <w:tcW w:w="3020" w:type="dxa"/>
            <w:vAlign w:val="center"/>
          </w:tcPr>
          <w:p w14:paraId="19376C24" w14:textId="77777777" w:rsidR="001A185E" w:rsidRPr="00CD3DEB" w:rsidRDefault="001A185E" w:rsidP="00CD3DEB">
            <w:pPr>
              <w:pStyle w:val="Para"/>
              <w:ind w:firstLine="0"/>
              <w:jc w:val="left"/>
              <w:rPr>
                <w:b/>
                <w:bCs/>
              </w:rPr>
            </w:pPr>
            <w:r w:rsidRPr="00CD3DEB">
              <w:rPr>
                <w:b/>
                <w:bCs/>
              </w:rPr>
              <w:t>Interface</w:t>
            </w:r>
          </w:p>
        </w:tc>
        <w:tc>
          <w:tcPr>
            <w:tcW w:w="6614" w:type="dxa"/>
          </w:tcPr>
          <w:p w14:paraId="7E3C6077" w14:textId="77777777" w:rsidR="001A185E" w:rsidRDefault="001A185E" w:rsidP="00CD3DEB">
            <w:pPr>
              <w:pStyle w:val="Para"/>
              <w:numPr>
                <w:ilvl w:val="0"/>
                <w:numId w:val="42"/>
              </w:numPr>
            </w:pPr>
            <w:r>
              <w:t>Tactile </w:t>
            </w:r>
          </w:p>
          <w:p w14:paraId="6D4DA8B1" w14:textId="317977D2" w:rsidR="001A185E" w:rsidRDefault="001A185E" w:rsidP="00CD3DEB">
            <w:pPr>
              <w:pStyle w:val="Para"/>
              <w:numPr>
                <w:ilvl w:val="0"/>
                <w:numId w:val="42"/>
              </w:numPr>
            </w:pPr>
            <w:r>
              <w:t>Facilité de saisie pour les utilisateurs</w:t>
            </w:r>
          </w:p>
        </w:tc>
      </w:tr>
      <w:tr w:rsidR="001A185E" w14:paraId="78E8CCAE" w14:textId="77777777" w:rsidTr="00CD3DEB">
        <w:tc>
          <w:tcPr>
            <w:tcW w:w="3020" w:type="dxa"/>
            <w:vAlign w:val="center"/>
          </w:tcPr>
          <w:p w14:paraId="54DC828F" w14:textId="77777777" w:rsidR="001A185E" w:rsidRPr="00CD3DEB" w:rsidRDefault="001A185E" w:rsidP="00CD3DEB">
            <w:pPr>
              <w:pStyle w:val="Para"/>
              <w:ind w:firstLine="0"/>
              <w:jc w:val="left"/>
              <w:rPr>
                <w:b/>
                <w:bCs/>
              </w:rPr>
            </w:pPr>
            <w:r w:rsidRPr="00CD3DEB">
              <w:rPr>
                <w:b/>
                <w:bCs/>
              </w:rPr>
              <w:t>Accessibilité</w:t>
            </w:r>
          </w:p>
        </w:tc>
        <w:tc>
          <w:tcPr>
            <w:tcW w:w="6614" w:type="dxa"/>
          </w:tcPr>
          <w:p w14:paraId="2A898610" w14:textId="33E42F79" w:rsidR="001A185E" w:rsidRDefault="001D5789" w:rsidP="00CD3DEB">
            <w:pPr>
              <w:pStyle w:val="Para"/>
              <w:numPr>
                <w:ilvl w:val="0"/>
                <w:numId w:val="42"/>
              </w:numPr>
            </w:pPr>
            <w:r>
              <w:t>Illimité</w:t>
            </w:r>
            <w:r w:rsidR="001A185E">
              <w:t>, portable et accessible à tout moment (au marché pour acheter les ingrédients listés)</w:t>
            </w:r>
          </w:p>
        </w:tc>
      </w:tr>
      <w:tr w:rsidR="001A185E" w14:paraId="36972E76" w14:textId="77777777" w:rsidTr="00CD3DEB">
        <w:tc>
          <w:tcPr>
            <w:tcW w:w="3020" w:type="dxa"/>
            <w:vAlign w:val="center"/>
          </w:tcPr>
          <w:p w14:paraId="16012A3F" w14:textId="77777777" w:rsidR="001A185E" w:rsidRPr="00CD3DEB" w:rsidRDefault="001A185E" w:rsidP="00CD3DEB">
            <w:pPr>
              <w:pStyle w:val="Para"/>
              <w:ind w:firstLine="0"/>
              <w:jc w:val="left"/>
              <w:rPr>
                <w:b/>
                <w:bCs/>
              </w:rPr>
            </w:pPr>
            <w:r w:rsidRPr="00CD3DEB">
              <w:rPr>
                <w:b/>
                <w:bCs/>
              </w:rPr>
              <w:t>Technique</w:t>
            </w:r>
          </w:p>
        </w:tc>
        <w:tc>
          <w:tcPr>
            <w:tcW w:w="6614" w:type="dxa"/>
          </w:tcPr>
          <w:p w14:paraId="45BE7041" w14:textId="6B896429" w:rsidR="001A185E" w:rsidRDefault="001A185E" w:rsidP="00CD3DEB">
            <w:pPr>
              <w:pStyle w:val="Para"/>
              <w:numPr>
                <w:ilvl w:val="0"/>
                <w:numId w:val="42"/>
              </w:numPr>
            </w:pPr>
            <w:r>
              <w:t xml:space="preserve">Passage variable entre </w:t>
            </w:r>
            <w:r w:rsidR="001D5789">
              <w:t>écran</w:t>
            </w:r>
            <w:r>
              <w:t>-comp</w:t>
            </w:r>
            <w:r w:rsidR="001D5789">
              <w:t>o</w:t>
            </w:r>
            <w:r>
              <w:t>sant</w:t>
            </w:r>
          </w:p>
          <w:p w14:paraId="35E53E63" w14:textId="52C51EBD" w:rsidR="001A185E" w:rsidRDefault="001D5789" w:rsidP="00CD3DEB">
            <w:pPr>
              <w:pStyle w:val="Para"/>
              <w:numPr>
                <w:ilvl w:val="0"/>
                <w:numId w:val="42"/>
              </w:numPr>
            </w:pPr>
            <w:r>
              <w:t>A</w:t>
            </w:r>
            <w:r w:rsidR="001A185E">
              <w:t>ppel web service</w:t>
            </w:r>
          </w:p>
        </w:tc>
      </w:tr>
      <w:tr w:rsidR="001A185E" w14:paraId="6F9AABB7" w14:textId="77777777" w:rsidTr="00CD3DEB">
        <w:tc>
          <w:tcPr>
            <w:tcW w:w="3020" w:type="dxa"/>
            <w:vAlign w:val="center"/>
          </w:tcPr>
          <w:p w14:paraId="60DE3E2E" w14:textId="6B1C16A8" w:rsidR="001A185E" w:rsidRPr="00CD3DEB" w:rsidRDefault="001A185E" w:rsidP="00CD3DEB">
            <w:pPr>
              <w:pStyle w:val="Para"/>
              <w:ind w:firstLine="0"/>
              <w:jc w:val="left"/>
              <w:rPr>
                <w:b/>
                <w:bCs/>
              </w:rPr>
            </w:pPr>
            <w:r w:rsidRPr="00CD3DEB">
              <w:rPr>
                <w:b/>
                <w:bCs/>
              </w:rPr>
              <w:t>Test</w:t>
            </w:r>
          </w:p>
        </w:tc>
        <w:tc>
          <w:tcPr>
            <w:tcW w:w="6614" w:type="dxa"/>
          </w:tcPr>
          <w:p w14:paraId="49045855" w14:textId="64D90C9C" w:rsidR="001A185E" w:rsidRDefault="001D5789" w:rsidP="00CD3DEB">
            <w:pPr>
              <w:pStyle w:val="Para"/>
              <w:numPr>
                <w:ilvl w:val="0"/>
                <w:numId w:val="42"/>
              </w:numPr>
            </w:pPr>
            <w:r>
              <w:t>Génération</w:t>
            </w:r>
            <w:r w:rsidR="001A185E">
              <w:t xml:space="preserve"> apk (android, ios)</w:t>
            </w:r>
          </w:p>
          <w:p w14:paraId="46BD84C1" w14:textId="20C7A393" w:rsidR="001A185E" w:rsidRDefault="001A185E" w:rsidP="00CD3DEB">
            <w:pPr>
              <w:pStyle w:val="Para"/>
              <w:numPr>
                <w:ilvl w:val="0"/>
                <w:numId w:val="42"/>
              </w:numPr>
            </w:pPr>
            <w:r>
              <w:t xml:space="preserve">Test sur </w:t>
            </w:r>
            <w:r w:rsidR="006132D8">
              <w:t>téléphone</w:t>
            </w:r>
          </w:p>
        </w:tc>
      </w:tr>
    </w:tbl>
    <w:p w14:paraId="1BBA6FE3" w14:textId="2A46346A" w:rsidR="002737CF" w:rsidRDefault="00C92E4E" w:rsidP="00C92E4E">
      <w:pPr>
        <w:pStyle w:val="Lgende"/>
      </w:pPr>
      <w:bookmarkStart w:id="204" w:name="_Toc149507682"/>
      <w:r>
        <w:t xml:space="preserve">Tableau </w:t>
      </w:r>
      <w:r>
        <w:fldChar w:fldCharType="begin"/>
      </w:r>
      <w:r>
        <w:instrText xml:space="preserve"> SEQ Tableau \* ARABIC </w:instrText>
      </w:r>
      <w:r>
        <w:fldChar w:fldCharType="separate"/>
      </w:r>
      <w:r w:rsidR="00466F73">
        <w:rPr>
          <w:noProof/>
        </w:rPr>
        <w:t>4</w:t>
      </w:r>
      <w:r>
        <w:fldChar w:fldCharType="end"/>
      </w:r>
      <w:r>
        <w:t xml:space="preserve"> : Valeur du mobile</w:t>
      </w:r>
      <w:bookmarkEnd w:id="204"/>
    </w:p>
    <w:p w14:paraId="5A631A3A" w14:textId="77777777" w:rsidR="002737CF" w:rsidRDefault="002737CF">
      <w:pPr>
        <w:pStyle w:val="Para"/>
      </w:pPr>
    </w:p>
    <w:p w14:paraId="26F1F6D8" w14:textId="77777777" w:rsidR="007C4C1D" w:rsidRDefault="00FA2629">
      <w:pPr>
        <w:pStyle w:val="Titre4"/>
      </w:pPr>
      <w:r>
        <w:t>Gestion Utilisateur</w:t>
      </w:r>
    </w:p>
    <w:p w14:paraId="2B9772CB" w14:textId="131F9F7D" w:rsidR="007C4C1D" w:rsidRDefault="00FA2629" w:rsidP="00CD3DEB">
      <w:pPr>
        <w:pStyle w:val="Para"/>
      </w:pPr>
      <w:r>
        <w:t xml:space="preserve">La gestion des utilisateurs est très importante parce que </w:t>
      </w:r>
      <w:r w:rsidR="003B5721">
        <w:t xml:space="preserve">l’application </w:t>
      </w:r>
      <w:r>
        <w:t xml:space="preserve">doit être ouvert à tous, surtout les membres d’un foyer. Notamment, l’inscription, les contrôles des utilisateurs grâce au token et les modifications, l’utilisateur famille gère le côté membre, </w:t>
      </w:r>
      <w:r w:rsidR="008777D3">
        <w:t>qui</w:t>
      </w:r>
      <w:r>
        <w:t xml:space="preserve"> peut être </w:t>
      </w:r>
      <w:r w:rsidR="00DC1D63">
        <w:t>d’un</w:t>
      </w:r>
      <w:r>
        <w:t xml:space="preserve"> à n.</w:t>
      </w:r>
    </w:p>
    <w:p w14:paraId="6C1BA3AB" w14:textId="43E9D8B3" w:rsidR="007C4C1D" w:rsidRDefault="00FA2629" w:rsidP="00CD3DEB">
      <w:pPr>
        <w:pStyle w:val="Para"/>
      </w:pPr>
      <w:r>
        <w:t>Voyons d’abord l’inscription d’une famille. Ici, la famille est l’utilisateur, on ajoute les informations nécessaires comme le nom de famille, e</w:t>
      </w:r>
      <w:r w:rsidR="00142C67">
        <w:t>-</w:t>
      </w:r>
      <w:r>
        <w:t xml:space="preserve">mail, et mot de passe pour l’authentification : </w:t>
      </w:r>
    </w:p>
    <w:p w14:paraId="7B62D3B9" w14:textId="77777777" w:rsidR="007C4C1D" w:rsidRDefault="00B06477">
      <w:pPr>
        <w:pStyle w:val="Lgende"/>
        <w:ind w:left="708" w:firstLine="708"/>
        <w:rPr>
          <w:u w:val="single"/>
        </w:rPr>
      </w:pPr>
      <w:r>
        <w:rPr>
          <w:noProof/>
          <w:u w:val="single"/>
        </w:rPr>
        <w:lastRenderedPageBreak/>
        <w:drawing>
          <wp:inline distT="0" distB="0" distL="0" distR="0" wp14:anchorId="51A7B9F9" wp14:editId="2A9660B9">
            <wp:extent cx="1936376" cy="3423030"/>
            <wp:effectExtent l="0" t="0" r="6985" b="6350"/>
            <wp:docPr id="197848134" name="Image 19784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1752" cy="3432533"/>
                    </a:xfrm>
                    <a:prstGeom prst="rect">
                      <a:avLst/>
                    </a:prstGeom>
                    <a:noFill/>
                    <a:ln>
                      <a:noFill/>
                    </a:ln>
                  </pic:spPr>
                </pic:pic>
              </a:graphicData>
            </a:graphic>
          </wp:inline>
        </w:drawing>
      </w:r>
      <w:r>
        <w:rPr>
          <w:noProof/>
          <w:u w:val="single"/>
        </w:rPr>
        <w:drawing>
          <wp:inline distT="0" distB="0" distL="0" distR="0" wp14:anchorId="660955D2" wp14:editId="0F2E5779">
            <wp:extent cx="2356634" cy="3405945"/>
            <wp:effectExtent l="0" t="0" r="5715" b="4445"/>
            <wp:docPr id="894651583" name="Image 89465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4221" cy="3445815"/>
                    </a:xfrm>
                    <a:prstGeom prst="rect">
                      <a:avLst/>
                    </a:prstGeom>
                    <a:noFill/>
                    <a:ln>
                      <a:noFill/>
                    </a:ln>
                  </pic:spPr>
                </pic:pic>
              </a:graphicData>
            </a:graphic>
          </wp:inline>
        </w:drawing>
      </w:r>
    </w:p>
    <w:p w14:paraId="1961631C" w14:textId="698B9CF6" w:rsidR="007C4C1D" w:rsidRDefault="00BD4F48" w:rsidP="00BD4F48">
      <w:pPr>
        <w:pStyle w:val="Lgende"/>
      </w:pPr>
      <w:bookmarkStart w:id="205" w:name="_Toc149507669"/>
      <w:r>
        <w:t xml:space="preserve">Figure </w:t>
      </w:r>
      <w:r>
        <w:fldChar w:fldCharType="begin"/>
      </w:r>
      <w:r>
        <w:instrText xml:space="preserve"> SEQ Figure \* ARABIC </w:instrText>
      </w:r>
      <w:r>
        <w:fldChar w:fldCharType="separate"/>
      </w:r>
      <w:r w:rsidR="00466F73">
        <w:rPr>
          <w:noProof/>
        </w:rPr>
        <w:t>14</w:t>
      </w:r>
      <w:r>
        <w:fldChar w:fldCharType="end"/>
      </w:r>
      <w:r>
        <w:t xml:space="preserve"> : </w:t>
      </w:r>
      <w:r w:rsidRPr="003A0743">
        <w:t>Inscription et login</w:t>
      </w:r>
      <w:bookmarkEnd w:id="205"/>
    </w:p>
    <w:p w14:paraId="4823E93C" w14:textId="77777777" w:rsidR="00BE3890" w:rsidRDefault="00FA2629">
      <w:pPr>
        <w:pStyle w:val="Standard"/>
      </w:pPr>
      <w:r>
        <w:tab/>
        <w:t xml:space="preserve">Après l’inscription suivie de </w:t>
      </w:r>
      <w:r w:rsidR="008777D3">
        <w:t>l’authentification, on</w:t>
      </w:r>
      <w:r>
        <w:t xml:space="preserve"> a une interface d’ajout des membres pour ajouter les membres de la famille</w:t>
      </w:r>
      <w:r w:rsidR="00BE3890">
        <w:t>.</w:t>
      </w:r>
    </w:p>
    <w:p w14:paraId="24B78840" w14:textId="7707D6A6" w:rsidR="007C4C1D" w:rsidRDefault="00BE3890" w:rsidP="00CD3DEB">
      <w:pPr>
        <w:pStyle w:val="Standard"/>
        <w:ind w:firstLine="708"/>
      </w:pPr>
      <w:r>
        <w:t>Puis après, on peut ajouter l</w:t>
      </w:r>
      <w:r w:rsidR="00FA2629">
        <w:t>eurs informations telles que leurs maladies, leurs intolérances ou allergies afin de les stocker et les utiliser pour éviter toutes sortes de problèmes. Tout cela requiert l’identifiant de l’utilisateur famille, celui du membre dont on va insérer les informations et les listes des maladies et des intolérances</w:t>
      </w:r>
      <w:r w:rsidR="00B214D8">
        <w:t xml:space="preserve"> avec recherche</w:t>
      </w:r>
      <w:r w:rsidR="00FA2629">
        <w:t xml:space="preserve">. </w:t>
      </w:r>
    </w:p>
    <w:p w14:paraId="0543FF07" w14:textId="77777777" w:rsidR="004049D0" w:rsidRDefault="004049D0">
      <w:pPr>
        <w:pStyle w:val="Standard"/>
      </w:pPr>
    </w:p>
    <w:p w14:paraId="0FC26D89" w14:textId="77777777" w:rsidR="004049D0" w:rsidRDefault="004049D0">
      <w:pPr>
        <w:pStyle w:val="Standard"/>
      </w:pPr>
    </w:p>
    <w:p w14:paraId="2310DACB" w14:textId="77777777" w:rsidR="004049D0" w:rsidRDefault="004049D0">
      <w:pPr>
        <w:pStyle w:val="Standard"/>
      </w:pPr>
    </w:p>
    <w:p w14:paraId="00C01B49" w14:textId="77777777" w:rsidR="004049D0" w:rsidRDefault="004049D0">
      <w:pPr>
        <w:pStyle w:val="Standard"/>
      </w:pPr>
    </w:p>
    <w:p w14:paraId="065A7FD2" w14:textId="77777777" w:rsidR="004049D0" w:rsidRDefault="004049D0">
      <w:pPr>
        <w:pStyle w:val="Standard"/>
      </w:pPr>
    </w:p>
    <w:p w14:paraId="15FB4BCB" w14:textId="77777777" w:rsidR="004049D0" w:rsidRDefault="004049D0">
      <w:pPr>
        <w:pStyle w:val="Standard"/>
      </w:pPr>
    </w:p>
    <w:p w14:paraId="1E6DFDBA" w14:textId="77777777" w:rsidR="004049D0" w:rsidRDefault="004049D0">
      <w:pPr>
        <w:pStyle w:val="Standard"/>
      </w:pPr>
    </w:p>
    <w:p w14:paraId="5A74E203" w14:textId="77777777" w:rsidR="004049D0" w:rsidRDefault="004049D0">
      <w:pPr>
        <w:pStyle w:val="Standard"/>
      </w:pPr>
    </w:p>
    <w:p w14:paraId="58CF7468" w14:textId="77777777" w:rsidR="004049D0" w:rsidRDefault="004049D0">
      <w:pPr>
        <w:pStyle w:val="Standard"/>
      </w:pPr>
    </w:p>
    <w:p w14:paraId="1C22D051" w14:textId="77777777" w:rsidR="004049D0" w:rsidRDefault="004049D0">
      <w:pPr>
        <w:pStyle w:val="Standard"/>
      </w:pPr>
    </w:p>
    <w:p w14:paraId="1F14EFA0" w14:textId="77777777" w:rsidR="004049D0" w:rsidRDefault="004049D0">
      <w:pPr>
        <w:pStyle w:val="Standard"/>
      </w:pPr>
    </w:p>
    <w:p w14:paraId="18464BC1" w14:textId="77777777" w:rsidR="004049D0" w:rsidRDefault="004049D0">
      <w:pPr>
        <w:pStyle w:val="Standard"/>
      </w:pPr>
    </w:p>
    <w:p w14:paraId="1351C2AA" w14:textId="77777777" w:rsidR="004049D0" w:rsidRDefault="004049D0">
      <w:pPr>
        <w:pStyle w:val="Standard"/>
      </w:pPr>
    </w:p>
    <w:p w14:paraId="2FF2D6D8" w14:textId="77777777" w:rsidR="007C4C1D" w:rsidRDefault="00FA2629">
      <w:pPr>
        <w:pStyle w:val="Standard"/>
      </w:pPr>
      <w:r>
        <w:tab/>
      </w:r>
      <w:r w:rsidR="007454C5">
        <w:tab/>
      </w:r>
      <w:r w:rsidR="009E3438">
        <w:rPr>
          <w:noProof/>
        </w:rPr>
        <w:drawing>
          <wp:inline distT="0" distB="0" distL="0" distR="0" wp14:anchorId="7FDE6BEF" wp14:editId="12DFABC2">
            <wp:extent cx="2321859" cy="3397250"/>
            <wp:effectExtent l="0" t="0" r="2540" b="0"/>
            <wp:docPr id="602107606" name="Image 60210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496" cy="3409887"/>
                    </a:xfrm>
                    <a:prstGeom prst="rect">
                      <a:avLst/>
                    </a:prstGeom>
                    <a:noFill/>
                    <a:ln>
                      <a:noFill/>
                    </a:ln>
                  </pic:spPr>
                </pic:pic>
              </a:graphicData>
            </a:graphic>
          </wp:inline>
        </w:drawing>
      </w:r>
      <w:r w:rsidR="00767B60">
        <w:rPr>
          <w:noProof/>
        </w:rPr>
        <w:drawing>
          <wp:inline distT="0" distB="0" distL="0" distR="0" wp14:anchorId="29CCF5BD" wp14:editId="36FC1958">
            <wp:extent cx="2443904" cy="2994212"/>
            <wp:effectExtent l="0" t="0" r="0" b="0"/>
            <wp:docPr id="1805063421" name="Image 180506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0697" cy="3014786"/>
                    </a:xfrm>
                    <a:prstGeom prst="rect">
                      <a:avLst/>
                    </a:prstGeom>
                    <a:noFill/>
                    <a:ln>
                      <a:noFill/>
                    </a:ln>
                  </pic:spPr>
                </pic:pic>
              </a:graphicData>
            </a:graphic>
          </wp:inline>
        </w:drawing>
      </w:r>
    </w:p>
    <w:p w14:paraId="240DF256" w14:textId="54E08A6E" w:rsidR="00924997" w:rsidRDefault="00924997" w:rsidP="00924997">
      <w:pPr>
        <w:pStyle w:val="Lgende"/>
      </w:pPr>
      <w:bookmarkStart w:id="206" w:name="_Toc149507670"/>
      <w:r>
        <w:t xml:space="preserve">Figure </w:t>
      </w:r>
      <w:r>
        <w:fldChar w:fldCharType="begin"/>
      </w:r>
      <w:r>
        <w:instrText xml:space="preserve"> SEQ Figure \* ARABIC </w:instrText>
      </w:r>
      <w:r>
        <w:fldChar w:fldCharType="separate"/>
      </w:r>
      <w:r w:rsidR="00466F73">
        <w:rPr>
          <w:noProof/>
        </w:rPr>
        <w:t>15</w:t>
      </w:r>
      <w:r>
        <w:fldChar w:fldCharType="end"/>
      </w:r>
      <w:r>
        <w:t xml:space="preserve"> : </w:t>
      </w:r>
      <w:r w:rsidRPr="00CC6572">
        <w:t>interface d’ajout membres et ajout maladie ou intolérance</w:t>
      </w:r>
      <w:bookmarkEnd w:id="206"/>
    </w:p>
    <w:p w14:paraId="21A5688F" w14:textId="77777777" w:rsidR="00924997" w:rsidRDefault="00924997">
      <w:pPr>
        <w:pStyle w:val="Standard"/>
      </w:pPr>
    </w:p>
    <w:p w14:paraId="2D459044" w14:textId="77777777" w:rsidR="00924997" w:rsidRDefault="00924997">
      <w:pPr>
        <w:pStyle w:val="Standard"/>
      </w:pPr>
    </w:p>
    <w:p w14:paraId="44AF9236" w14:textId="5A858CAF" w:rsidR="007C4C1D" w:rsidRDefault="00883D3D">
      <w:pPr>
        <w:pStyle w:val="Standard"/>
      </w:pPr>
      <w:r>
        <w:t>O</w:t>
      </w:r>
      <w:r w:rsidR="00FA2629">
        <w:t xml:space="preserve">n peut retrouver </w:t>
      </w:r>
      <w:r>
        <w:t xml:space="preserve">les </w:t>
      </w:r>
      <w:r w:rsidR="00393D64">
        <w:t>listes</w:t>
      </w:r>
      <w:r w:rsidR="00FA2629">
        <w:t xml:space="preserve"> des membres, des maladies et intolérances ajouté</w:t>
      </w:r>
      <w:r>
        <w:t>e</w:t>
      </w:r>
      <w:r w:rsidR="00FA2629">
        <w:t>s,</w:t>
      </w:r>
      <w:r w:rsidR="00D64A40">
        <w:t xml:space="preserve"> suivant la figure</w:t>
      </w:r>
      <w:r w:rsidR="00FA2629">
        <w:t xml:space="preserve"> ci-</w:t>
      </w:r>
      <w:r w:rsidR="00D64A40">
        <w:t>après</w:t>
      </w:r>
      <w:r w:rsidR="00FA2629">
        <w:t> :</w:t>
      </w:r>
    </w:p>
    <w:p w14:paraId="1E890AF8" w14:textId="77777777" w:rsidR="007C4C1D" w:rsidRDefault="00FA2629">
      <w:pPr>
        <w:pStyle w:val="Standard"/>
      </w:pPr>
      <w:r>
        <w:lastRenderedPageBreak/>
        <w:tab/>
      </w:r>
      <w:r w:rsidR="00ED4E3C">
        <w:rPr>
          <w:noProof/>
        </w:rPr>
        <w:drawing>
          <wp:inline distT="0" distB="0" distL="0" distR="0" wp14:anchorId="00651BF7" wp14:editId="302143FC">
            <wp:extent cx="2575411" cy="4502359"/>
            <wp:effectExtent l="0" t="0" r="0" b="0"/>
            <wp:docPr id="1396203325" name="Image 139620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009" cy="4512146"/>
                    </a:xfrm>
                    <a:prstGeom prst="rect">
                      <a:avLst/>
                    </a:prstGeom>
                    <a:noFill/>
                    <a:ln>
                      <a:noFill/>
                    </a:ln>
                  </pic:spPr>
                </pic:pic>
              </a:graphicData>
            </a:graphic>
          </wp:inline>
        </w:drawing>
      </w:r>
    </w:p>
    <w:p w14:paraId="0141FC1C" w14:textId="15C3636B" w:rsidR="00765337" w:rsidRDefault="00C418F1" w:rsidP="00C418F1">
      <w:pPr>
        <w:pStyle w:val="Lgende"/>
      </w:pPr>
      <w:bookmarkStart w:id="207" w:name="_Toc149507671"/>
      <w:r>
        <w:t xml:space="preserve">Figure </w:t>
      </w:r>
      <w:r>
        <w:fldChar w:fldCharType="begin"/>
      </w:r>
      <w:r>
        <w:instrText xml:space="preserve"> SEQ Figure \* ARABIC </w:instrText>
      </w:r>
      <w:r>
        <w:fldChar w:fldCharType="separate"/>
      </w:r>
      <w:r w:rsidR="00466F73">
        <w:rPr>
          <w:noProof/>
        </w:rPr>
        <w:t>16</w:t>
      </w:r>
      <w:r>
        <w:fldChar w:fldCharType="end"/>
      </w:r>
      <w:r>
        <w:t xml:space="preserve"> : </w:t>
      </w:r>
      <w:r w:rsidRPr="00B162D5">
        <w:t xml:space="preserve">Liste </w:t>
      </w:r>
      <w:r w:rsidR="00D64A40">
        <w:t xml:space="preserve">des </w:t>
      </w:r>
      <w:r w:rsidRPr="00B162D5">
        <w:t>membres</w:t>
      </w:r>
      <w:bookmarkEnd w:id="207"/>
    </w:p>
    <w:p w14:paraId="156A4C00" w14:textId="77777777" w:rsidR="00C418F1" w:rsidRPr="00765337" w:rsidRDefault="00C418F1" w:rsidP="00765337">
      <w:pPr>
        <w:pStyle w:val="Standard"/>
      </w:pPr>
    </w:p>
    <w:p w14:paraId="5B7166DB" w14:textId="5FB003A5" w:rsidR="007C4C1D" w:rsidRDefault="00FA2629">
      <w:pPr>
        <w:pStyle w:val="Standard"/>
      </w:pPr>
      <w:r>
        <w:t xml:space="preserve">Quand on clique sur le </w:t>
      </w:r>
      <w:r w:rsidR="00514089">
        <w:t>nom</w:t>
      </w:r>
      <w:r>
        <w:t xml:space="preserve"> d’un membre en haut à la liste des membres, on va dans les détails sur le membre qu’on vient de cliquer, on y voit les informations telles que la date de naissance, les maladies et intolérances, c’est là qu’on peut </w:t>
      </w:r>
      <w:r w:rsidR="008777D3">
        <w:t xml:space="preserve">en </w:t>
      </w:r>
      <w:r>
        <w:t xml:space="preserve">supprimer </w:t>
      </w:r>
      <w:r w:rsidR="00C01CF2">
        <w:t>et/</w:t>
      </w:r>
      <w:r w:rsidR="00D64A40">
        <w:t>ou</w:t>
      </w:r>
      <w:r w:rsidR="008777D3">
        <w:t xml:space="preserve"> en ajouter</w:t>
      </w:r>
    </w:p>
    <w:p w14:paraId="2883D19A" w14:textId="77777777" w:rsidR="007C4C1D" w:rsidRDefault="007C4C1D">
      <w:pPr>
        <w:pStyle w:val="Standard"/>
      </w:pPr>
    </w:p>
    <w:p w14:paraId="640CD16B" w14:textId="77777777" w:rsidR="007C4C1D" w:rsidRDefault="00514089">
      <w:pPr>
        <w:pStyle w:val="Standard"/>
      </w:pPr>
      <w:r>
        <w:rPr>
          <w:noProof/>
        </w:rPr>
        <w:lastRenderedPageBreak/>
        <w:drawing>
          <wp:inline distT="0" distB="0" distL="0" distR="0" wp14:anchorId="75F5D88E" wp14:editId="6AC8DF92">
            <wp:extent cx="2458454" cy="4442691"/>
            <wp:effectExtent l="0" t="0" r="0" b="0"/>
            <wp:docPr id="471975863" name="Image 47197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75863" name="Image 47197586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64058" cy="4452818"/>
                    </a:xfrm>
                    <a:prstGeom prst="rect">
                      <a:avLst/>
                    </a:prstGeom>
                    <a:noFill/>
                    <a:ln>
                      <a:noFill/>
                    </a:ln>
                  </pic:spPr>
                </pic:pic>
              </a:graphicData>
            </a:graphic>
          </wp:inline>
        </w:drawing>
      </w:r>
    </w:p>
    <w:p w14:paraId="3208055C" w14:textId="41B8DE5E" w:rsidR="007C4C1D" w:rsidRDefault="00C418F1" w:rsidP="00C418F1">
      <w:pPr>
        <w:pStyle w:val="Lgende"/>
      </w:pPr>
      <w:bookmarkStart w:id="208" w:name="_Toc149507672"/>
      <w:r>
        <w:t xml:space="preserve">Figure </w:t>
      </w:r>
      <w:r>
        <w:fldChar w:fldCharType="begin"/>
      </w:r>
      <w:r>
        <w:instrText xml:space="preserve"> SEQ Figure \* ARABIC </w:instrText>
      </w:r>
      <w:r>
        <w:fldChar w:fldCharType="separate"/>
      </w:r>
      <w:r w:rsidR="00466F73">
        <w:rPr>
          <w:noProof/>
        </w:rPr>
        <w:t>17</w:t>
      </w:r>
      <w:r>
        <w:fldChar w:fldCharType="end"/>
      </w:r>
      <w:r>
        <w:t xml:space="preserve"> : </w:t>
      </w:r>
      <w:r w:rsidRPr="00E62D3F">
        <w:t xml:space="preserve">Fiche </w:t>
      </w:r>
      <w:r w:rsidR="00A44AA6">
        <w:t>d</w:t>
      </w:r>
      <w:r w:rsidRPr="00E62D3F">
        <w:t>étails membres</w:t>
      </w:r>
      <w:bookmarkEnd w:id="208"/>
    </w:p>
    <w:p w14:paraId="1207141D" w14:textId="77777777" w:rsidR="00C418F1" w:rsidRDefault="00C418F1">
      <w:pPr>
        <w:pStyle w:val="Standard"/>
      </w:pPr>
    </w:p>
    <w:p w14:paraId="78C2602D" w14:textId="77777777" w:rsidR="007C4C1D" w:rsidRDefault="00FA2629">
      <w:pPr>
        <w:pStyle w:val="Titre4"/>
      </w:pPr>
      <w:bookmarkStart w:id="209" w:name="_Toc105039401"/>
      <w:bookmarkStart w:id="210" w:name="_Toc148096690"/>
      <w:r>
        <w:t>Proposition de plats</w:t>
      </w:r>
    </w:p>
    <w:p w14:paraId="53F0A2AC" w14:textId="44E22C6E" w:rsidR="007C4C1D" w:rsidRDefault="00FA2629">
      <w:pPr>
        <w:pStyle w:val="Para"/>
      </w:pPr>
      <w:r>
        <w:t>L’algorithme de proposition de plats dans l’application « Pourquoi plats? » est le plus important de l’application, il offre des recommandations de</w:t>
      </w:r>
      <w:r w:rsidR="001F2308">
        <w:t xml:space="preserve"> plat</w:t>
      </w:r>
      <w:r>
        <w:t>s traditionnels et locaux de Madagascar aux familles. C’est une fonctionnalité utile aux quotidiens qui peut aider et attirer beaucoup de personnes</w:t>
      </w:r>
      <w:r w:rsidR="001F2308">
        <w:t>,</w:t>
      </w:r>
      <w:r>
        <w:t xml:space="preserve"> notamment, ceux qui mangent tous les jours.</w:t>
      </w:r>
    </w:p>
    <w:p w14:paraId="2028A250" w14:textId="16B6CDB2" w:rsidR="007C4C1D" w:rsidRDefault="00FA2629" w:rsidP="00F23FD5">
      <w:pPr>
        <w:pStyle w:val="Para"/>
      </w:pPr>
      <w:r>
        <w:t xml:space="preserve">Pour l’algorithme, tout d’abord, il est nécessaire de collecter </w:t>
      </w:r>
      <w:r w:rsidR="007339F4">
        <w:t>les données</w:t>
      </w:r>
      <w:r>
        <w:t xml:space="preserve"> de base dont les plats, les ingrédients, leur prix et quantités, les types des plats, les ingrédients et plats à éviter en cas de maladies. Puis</w:t>
      </w:r>
      <w:r w:rsidR="00465967">
        <w:t>,</w:t>
      </w:r>
      <w:r>
        <w:t xml:space="preserve"> on collecte les données des utilisateurs. Après cela, on passe aux filtrages basés sur</w:t>
      </w:r>
      <w:r w:rsidR="00734F2B">
        <w:t xml:space="preserve"> de</w:t>
      </w:r>
      <w:r>
        <w:t xml:space="preserve"> nombreux critères, et ensuite on passe au classement des plats en fonction des critères donnés par l’utilisateur et aux données de base pour enfin</w:t>
      </w:r>
      <w:r w:rsidR="00335936">
        <w:t xml:space="preserve"> appeler la fonction </w:t>
      </w:r>
      <w:r w:rsidR="00170C76">
        <w:t xml:space="preserve"> utilisant l’algorithme de </w:t>
      </w:r>
      <w:r w:rsidR="00335936">
        <w:t>récursiv</w:t>
      </w:r>
      <w:r w:rsidR="00170C76">
        <w:t>ité</w:t>
      </w:r>
      <w:r w:rsidR="00335936">
        <w:t xml:space="preserve"> pour </w:t>
      </w:r>
      <w:r>
        <w:t xml:space="preserve">sortir une proposition de plats de qualité, </w:t>
      </w:r>
      <w:r>
        <w:lastRenderedPageBreak/>
        <w:t>adapté</w:t>
      </w:r>
      <w:r w:rsidR="00AA2A14">
        <w:t>s</w:t>
      </w:r>
      <w:r>
        <w:t xml:space="preserve"> et mieux classés à l’utilisateur et affiche les détails de chaque repas recommandé</w:t>
      </w:r>
      <w:r w:rsidR="00F23FD5">
        <w:t xml:space="preserve"> t</w:t>
      </w:r>
      <w:r>
        <w:t xml:space="preserve">els que le nombre de personne, les budgets minimum et maximum, </w:t>
      </w:r>
      <w:r w:rsidR="00AD495C">
        <w:t xml:space="preserve">le status des recettes </w:t>
      </w:r>
      <w:r>
        <w:t>, les types de plats à proposer</w:t>
      </w:r>
      <w:r w:rsidR="00AD495C">
        <w:t xml:space="preserve"> </w:t>
      </w:r>
      <w:r>
        <w:t>et les données de maladies des membres s’il y en a aussi car c’est là qu’on accède aux ingrédients qu’il faut éviter ou manger</w:t>
      </w:r>
      <w:r w:rsidR="00625B60">
        <w:t>.</w:t>
      </w:r>
    </w:p>
    <w:p w14:paraId="51E78B49" w14:textId="4E48F8F7" w:rsidR="007C4C1D" w:rsidRDefault="00FA2629" w:rsidP="00AC6F24">
      <w:pPr>
        <w:pStyle w:val="Para"/>
        <w:ind w:firstLine="708"/>
      </w:pPr>
      <w:r>
        <w:t>On retrouve l’interface des choix de critères pour les utilisateurs, là on ajoute le budget minimum et maximum, facultatif d’ailleurs, on choi</w:t>
      </w:r>
      <w:r w:rsidR="00427A52">
        <w:t>sit</w:t>
      </w:r>
      <w:r>
        <w:t xml:space="preserve"> le</w:t>
      </w:r>
      <w:r w:rsidR="00427A52">
        <w:t>(s)</w:t>
      </w:r>
      <w:r>
        <w:t xml:space="preserve"> type</w:t>
      </w:r>
      <w:r w:rsidR="00427A52">
        <w:t>(s)</w:t>
      </w:r>
      <w:r>
        <w:t xml:space="preserve"> de plats à proposer </w:t>
      </w:r>
      <w:r w:rsidR="005569EB">
        <w:t xml:space="preserve">en  </w:t>
      </w:r>
      <w:r>
        <w:t>cliqu</w:t>
      </w:r>
      <w:r w:rsidR="005569EB">
        <w:t>ant</w:t>
      </w:r>
      <w:r>
        <w:t xml:space="preserve"> sur le bouton choix type de plat.</w:t>
      </w:r>
      <w:r w:rsidR="00571C3C">
        <w:t xml:space="preserve"> Il y a une option</w:t>
      </w:r>
      <w:r w:rsidR="005569EB">
        <w:t xml:space="preserve"> de proposition en  jour et en semaine</w:t>
      </w:r>
      <w:r w:rsidR="00571C3C">
        <w:t xml:space="preserve"> et ici on a choisi jour car on veut avoir une proposition du jour.</w:t>
      </w:r>
    </w:p>
    <w:p w14:paraId="3AD76083" w14:textId="77777777" w:rsidR="007C4C1D" w:rsidRDefault="00571C3C">
      <w:pPr>
        <w:pStyle w:val="Para"/>
        <w:ind w:firstLine="0"/>
      </w:pPr>
      <w:r>
        <w:rPr>
          <w:noProof/>
        </w:rPr>
        <w:drawing>
          <wp:inline distT="0" distB="0" distL="0" distR="0" wp14:anchorId="51EFADFE" wp14:editId="01192E6C">
            <wp:extent cx="2650732" cy="5027470"/>
            <wp:effectExtent l="0" t="0" r="0" b="1905"/>
            <wp:docPr id="1323062759" name="Image 132306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2759" name="Image 132306275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52634" cy="5031078"/>
                    </a:xfrm>
                    <a:prstGeom prst="rect">
                      <a:avLst/>
                    </a:prstGeom>
                    <a:noFill/>
                    <a:ln>
                      <a:noFill/>
                    </a:ln>
                  </pic:spPr>
                </pic:pic>
              </a:graphicData>
            </a:graphic>
          </wp:inline>
        </w:drawing>
      </w:r>
    </w:p>
    <w:p w14:paraId="739E5821" w14:textId="2D8DD3EB" w:rsidR="007C4C1D" w:rsidRDefault="002F6963" w:rsidP="002F6963">
      <w:pPr>
        <w:pStyle w:val="Lgende"/>
      </w:pPr>
      <w:bookmarkStart w:id="211" w:name="_Toc149507673"/>
      <w:r>
        <w:t xml:space="preserve">Figure </w:t>
      </w:r>
      <w:r>
        <w:fldChar w:fldCharType="begin"/>
      </w:r>
      <w:r>
        <w:instrText xml:space="preserve"> SEQ Figure \* ARABIC </w:instrText>
      </w:r>
      <w:r>
        <w:fldChar w:fldCharType="separate"/>
      </w:r>
      <w:r w:rsidR="00466F73">
        <w:rPr>
          <w:noProof/>
        </w:rPr>
        <w:t>18</w:t>
      </w:r>
      <w:r>
        <w:fldChar w:fldCharType="end"/>
      </w:r>
      <w:r>
        <w:t xml:space="preserve"> : </w:t>
      </w:r>
      <w:r w:rsidRPr="004E1876">
        <w:t>Interface de critère pour la proposition</w:t>
      </w:r>
      <w:bookmarkEnd w:id="211"/>
    </w:p>
    <w:p w14:paraId="6FA25933" w14:textId="6DD63112" w:rsidR="003F1BFF" w:rsidRDefault="00A83499" w:rsidP="00A83499">
      <w:pPr>
        <w:pStyle w:val="Standard"/>
      </w:pPr>
      <w:r>
        <w:t xml:space="preserve">En cliquant sur input </w:t>
      </w:r>
      <w:r w:rsidR="00016FDB">
        <w:t>Ingrédients</w:t>
      </w:r>
      <w:r>
        <w:t>, on</w:t>
      </w:r>
      <w:r w:rsidR="00C63109">
        <w:t xml:space="preserve"> va dans la liste des ingrédients</w:t>
      </w:r>
      <w:r w:rsidR="003F1BFF">
        <w:t xml:space="preserve"> à éviter avec le nom de chaque membre qui en a</w:t>
      </w:r>
      <w:r w:rsidR="00C63109">
        <w:t xml:space="preserve"> et on peut </w:t>
      </w:r>
      <w:r w:rsidR="00D832C8">
        <w:t xml:space="preserve">en </w:t>
      </w:r>
      <w:r w:rsidR="00C63109">
        <w:t>enlever dans la liste selon les</w:t>
      </w:r>
      <w:r w:rsidR="003F1BFF">
        <w:t xml:space="preserve"> </w:t>
      </w:r>
      <w:r w:rsidR="00592E47">
        <w:t>préférences</w:t>
      </w:r>
      <w:r w:rsidR="003F1BFF">
        <w:t xml:space="preserve"> </w:t>
      </w:r>
      <w:r w:rsidR="00E4537C">
        <w:t>de l’utilisateur</w:t>
      </w:r>
      <w:r w:rsidR="003F1BFF">
        <w:t> </w:t>
      </w:r>
      <w:r w:rsidR="0057672A">
        <w:t> en validant</w:t>
      </w:r>
      <w:r w:rsidR="009B4F14">
        <w:t>, ceux qui sont désélectionnés peuvent être proposé</w:t>
      </w:r>
      <w:r w:rsidR="0057672A">
        <w:t xml:space="preserve"> </w:t>
      </w:r>
      <w:r w:rsidR="003F1BFF">
        <w:t>:</w:t>
      </w:r>
    </w:p>
    <w:p w14:paraId="4244EB92" w14:textId="77777777" w:rsidR="00A83499" w:rsidRDefault="003F1BFF" w:rsidP="00A83499">
      <w:pPr>
        <w:pStyle w:val="Standard"/>
      </w:pPr>
      <w:r>
        <w:rPr>
          <w:noProof/>
        </w:rPr>
        <w:lastRenderedPageBreak/>
        <w:drawing>
          <wp:inline distT="0" distB="0" distL="0" distR="0" wp14:anchorId="64FD8F2C" wp14:editId="6E6A7B99">
            <wp:extent cx="2608580" cy="5080000"/>
            <wp:effectExtent l="0" t="0" r="1270" b="6350"/>
            <wp:docPr id="820987672" name="Image 82098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8580" cy="5080000"/>
                    </a:xfrm>
                    <a:prstGeom prst="rect">
                      <a:avLst/>
                    </a:prstGeom>
                    <a:noFill/>
                    <a:ln>
                      <a:noFill/>
                    </a:ln>
                  </pic:spPr>
                </pic:pic>
              </a:graphicData>
            </a:graphic>
          </wp:inline>
        </w:drawing>
      </w:r>
      <w:r w:rsidR="00C63109">
        <w:t xml:space="preserve"> </w:t>
      </w:r>
    </w:p>
    <w:p w14:paraId="690E0532" w14:textId="05E18161" w:rsidR="00DB5B9A" w:rsidRDefault="00DB5B9A" w:rsidP="00DB5B9A">
      <w:pPr>
        <w:pStyle w:val="Lgende"/>
      </w:pPr>
      <w:bookmarkStart w:id="212" w:name="_Toc149507674"/>
      <w:r>
        <w:t xml:space="preserve">Figure </w:t>
      </w:r>
      <w:r>
        <w:fldChar w:fldCharType="begin"/>
      </w:r>
      <w:r>
        <w:instrText xml:space="preserve"> SEQ Figure \* ARABIC </w:instrText>
      </w:r>
      <w:r>
        <w:fldChar w:fldCharType="separate"/>
      </w:r>
      <w:r w:rsidR="00466F73">
        <w:rPr>
          <w:noProof/>
        </w:rPr>
        <w:t>19</w:t>
      </w:r>
      <w:r>
        <w:fldChar w:fldCharType="end"/>
      </w:r>
      <w:r w:rsidR="00DF4C3D">
        <w:t> :</w:t>
      </w:r>
      <w:r>
        <w:t xml:space="preserve"> </w:t>
      </w:r>
      <w:r w:rsidR="00016FDB">
        <w:t>Ingrédients</w:t>
      </w:r>
      <w:r>
        <w:t xml:space="preserve"> à éviter</w:t>
      </w:r>
      <w:bookmarkEnd w:id="212"/>
    </w:p>
    <w:p w14:paraId="59EA421A" w14:textId="77777777" w:rsidR="0057672A" w:rsidRDefault="0057672A" w:rsidP="0057672A">
      <w:pPr>
        <w:pStyle w:val="Standard"/>
      </w:pPr>
    </w:p>
    <w:p w14:paraId="0AF6D1B7" w14:textId="4AB771E3" w:rsidR="0057672A" w:rsidRDefault="00EC2D47" w:rsidP="0057672A">
      <w:pPr>
        <w:pStyle w:val="Standard"/>
      </w:pPr>
      <w:r>
        <w:t>Puis on revient sur l’interface à compléter, il existe type plat</w:t>
      </w:r>
      <w:r w:rsidR="00A47F50">
        <w:t xml:space="preserve">, et en le cliquant, un </w:t>
      </w:r>
      <w:r w:rsidR="00A47F50" w:rsidRPr="004A0016">
        <w:t>modal</w:t>
      </w:r>
      <w:r w:rsidR="00A47F50">
        <w:t xml:space="preserve"> s’affiche e</w:t>
      </w:r>
      <w:r w:rsidR="00256548">
        <w:t>t montre les types de plats en checkbox, donc</w:t>
      </w:r>
      <w:r w:rsidR="003C5BD7">
        <w:t xml:space="preserve">, </w:t>
      </w:r>
      <w:r w:rsidR="00256548">
        <w:t xml:space="preserve">c’est ici qu’on sélectionne les types de plats, c’est </w:t>
      </w:r>
      <w:r w:rsidR="00256548" w:rsidRPr="0092014B">
        <w:rPr>
          <w:highlight w:val="lightGray"/>
        </w:rPr>
        <w:t>obligatoire</w:t>
      </w:r>
      <w:r w:rsidR="00256548">
        <w:t xml:space="preserve"> d’ailleurs </w:t>
      </w:r>
      <w:r w:rsidR="00E94362">
        <w:t>il affiche un message d’erreur à l’utilisateur </w:t>
      </w:r>
      <w:r w:rsidR="00C334D7">
        <w:t xml:space="preserve">le cas échéant </w:t>
      </w:r>
      <w:r w:rsidR="00E94362">
        <w:t>:</w:t>
      </w:r>
    </w:p>
    <w:p w14:paraId="39D80D08" w14:textId="77777777" w:rsidR="00E94362" w:rsidRPr="00276C52" w:rsidRDefault="00E94362" w:rsidP="0057672A">
      <w:pPr>
        <w:pStyle w:val="Standard"/>
      </w:pPr>
    </w:p>
    <w:p w14:paraId="3078C48C" w14:textId="3360235A" w:rsidR="00E94362" w:rsidRDefault="00F0610A" w:rsidP="0057672A">
      <w:pPr>
        <w:pStyle w:val="Standard"/>
      </w:pPr>
      <w:r>
        <w:rPr>
          <w:noProof/>
        </w:rPr>
        <w:lastRenderedPageBreak/>
        <w:drawing>
          <wp:inline distT="0" distB="0" distL="0" distR="0" wp14:anchorId="12A85F27" wp14:editId="0A38F842">
            <wp:extent cx="3388360" cy="5612130"/>
            <wp:effectExtent l="0" t="0" r="2540" b="7620"/>
            <wp:docPr id="10200490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8360" cy="5612130"/>
                    </a:xfrm>
                    <a:prstGeom prst="rect">
                      <a:avLst/>
                    </a:prstGeom>
                    <a:noFill/>
                    <a:ln>
                      <a:noFill/>
                    </a:ln>
                  </pic:spPr>
                </pic:pic>
              </a:graphicData>
            </a:graphic>
          </wp:inline>
        </w:drawing>
      </w:r>
    </w:p>
    <w:p w14:paraId="24190421" w14:textId="605D2773" w:rsidR="00AE1CDC" w:rsidRDefault="0047754A" w:rsidP="0057672A">
      <w:pPr>
        <w:pStyle w:val="Standard"/>
      </w:pPr>
      <w:r>
        <w:t xml:space="preserve">Après avoir valider, on valide directement la proposition, et </w:t>
      </w:r>
      <w:r w:rsidR="00FE043B">
        <w:t xml:space="preserve">on obtient une recommandation de toutes </w:t>
      </w:r>
      <w:r w:rsidR="00C334D7">
        <w:t xml:space="preserve">les </w:t>
      </w:r>
      <w:r w:rsidR="00795C33">
        <w:t>combinaisons possibles</w:t>
      </w:r>
      <w:r w:rsidR="00FE043B">
        <w:t xml:space="preserve"> de ces </w:t>
      </w:r>
      <w:r w:rsidR="008D434E">
        <w:t>types de plats.</w:t>
      </w:r>
    </w:p>
    <w:p w14:paraId="6EC03496" w14:textId="77777777" w:rsidR="002452DE" w:rsidRDefault="002452DE" w:rsidP="0057672A">
      <w:pPr>
        <w:pStyle w:val="Standard"/>
        <w:rPr>
          <w:noProof/>
        </w:rPr>
      </w:pPr>
    </w:p>
    <w:p w14:paraId="5EAE4D16" w14:textId="77777777" w:rsidR="002452DE" w:rsidRDefault="002452DE" w:rsidP="0057672A">
      <w:pPr>
        <w:pStyle w:val="Standard"/>
        <w:rPr>
          <w:noProof/>
        </w:rPr>
      </w:pPr>
    </w:p>
    <w:p w14:paraId="5FD022BA" w14:textId="77777777" w:rsidR="002452DE" w:rsidRDefault="002452DE" w:rsidP="0057672A">
      <w:pPr>
        <w:pStyle w:val="Standard"/>
        <w:rPr>
          <w:noProof/>
        </w:rPr>
      </w:pPr>
    </w:p>
    <w:p w14:paraId="4ED11C53" w14:textId="77777777" w:rsidR="002452DE" w:rsidRDefault="002452DE" w:rsidP="0057672A">
      <w:pPr>
        <w:pStyle w:val="Standard"/>
        <w:rPr>
          <w:noProof/>
        </w:rPr>
      </w:pPr>
    </w:p>
    <w:p w14:paraId="4738856D" w14:textId="77777777" w:rsidR="00795C33" w:rsidRDefault="00795C33" w:rsidP="0057672A">
      <w:pPr>
        <w:pStyle w:val="Standard"/>
      </w:pPr>
    </w:p>
    <w:p w14:paraId="5E63884D" w14:textId="77777777" w:rsidR="002452DE" w:rsidRDefault="002452DE" w:rsidP="0057672A">
      <w:pPr>
        <w:pStyle w:val="Standard"/>
      </w:pPr>
    </w:p>
    <w:p w14:paraId="2B70ECC8" w14:textId="77777777" w:rsidR="002452DE" w:rsidRDefault="002452DE" w:rsidP="0057672A">
      <w:pPr>
        <w:pStyle w:val="Standard"/>
      </w:pPr>
    </w:p>
    <w:p w14:paraId="26388355" w14:textId="77777777" w:rsidR="002452DE" w:rsidRDefault="002452DE" w:rsidP="0057672A">
      <w:pPr>
        <w:pStyle w:val="Standard"/>
      </w:pPr>
    </w:p>
    <w:p w14:paraId="61132314" w14:textId="77777777" w:rsidR="002452DE" w:rsidRDefault="002452DE" w:rsidP="0057672A">
      <w:pPr>
        <w:pStyle w:val="Standard"/>
      </w:pPr>
    </w:p>
    <w:p w14:paraId="36358FE1" w14:textId="77777777" w:rsidR="002452DE" w:rsidRDefault="002452DE" w:rsidP="0057672A">
      <w:pPr>
        <w:pStyle w:val="Standard"/>
      </w:pPr>
    </w:p>
    <w:p w14:paraId="3FDD8DDE" w14:textId="77777777" w:rsidR="002452DE" w:rsidRDefault="002452DE" w:rsidP="0057672A">
      <w:pPr>
        <w:pStyle w:val="Standard"/>
      </w:pPr>
    </w:p>
    <w:p w14:paraId="31986367" w14:textId="77777777" w:rsidR="002452DE" w:rsidRDefault="002452DE" w:rsidP="0057672A">
      <w:pPr>
        <w:pStyle w:val="Standard"/>
      </w:pPr>
    </w:p>
    <w:p w14:paraId="3E2A3385" w14:textId="77777777" w:rsidR="002452DE" w:rsidRDefault="002452DE" w:rsidP="0057672A">
      <w:pPr>
        <w:pStyle w:val="Standard"/>
      </w:pPr>
    </w:p>
    <w:p w14:paraId="74074BA2" w14:textId="112D238C" w:rsidR="002452DE" w:rsidRDefault="0092014B" w:rsidP="0057672A">
      <w:pPr>
        <w:pStyle w:val="Standard"/>
      </w:pPr>
      <w:r>
        <w:rPr>
          <w:noProof/>
        </w:rPr>
        <w:pict w14:anchorId="194C8CDB">
          <v:rect id="Rectangle 1592520927" o:spid="_x0000_s2051" style="position:absolute;left:0;text-align:left;margin-left:14.45pt;margin-top:-18.85pt;width:278.25pt;height:447.5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" filled="f" stroked="f" strokeweight="1pt">
            <v:textbox>
              <w:txbxContent>
                <w:p w14:paraId="1B770235" w14:textId="77777777" w:rsidR="002452DE" w:rsidRDefault="002452DE" w:rsidP="002452DE">
                  <w:pPr>
                    <w:jc w:val="center"/>
                  </w:pPr>
                  <w:r>
                    <w:rPr>
                      <w:noProof/>
                    </w:rPr>
                    <w:drawing>
                      <wp:inline distT="0" distB="0" distL="0" distR="0" wp14:anchorId="65425CC0" wp14:editId="3DED219E">
                        <wp:extent cx="3220939" cy="5456436"/>
                        <wp:effectExtent l="0" t="0" r="0" b="0"/>
                        <wp:docPr id="1712507617" name="Image 171250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67277" name="Image 6869672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20939" cy="5456436"/>
                                </a:xfrm>
                                <a:prstGeom prst="rect">
                                  <a:avLst/>
                                </a:prstGeom>
                                <a:noFill/>
                                <a:ln>
                                  <a:noFill/>
                                </a:ln>
                              </pic:spPr>
                            </pic:pic>
                          </a:graphicData>
                        </a:graphic>
                      </wp:inline>
                    </w:drawing>
                  </w:r>
                </w:p>
              </w:txbxContent>
            </v:textbox>
            <w10:wrap anchorx="page"/>
          </v:rect>
        </w:pict>
      </w:r>
      <w:r>
        <w:rPr>
          <w:noProof/>
        </w:rPr>
        <w:pict w14:anchorId="75683DCE">
          <v:rect id="Rectangle 1547232094" o:spid="_x0000_s2050" style="position:absolute;left:0;text-align:left;margin-left:227.05pt;margin-top:-19.6pt;width:278.25pt;height:447.5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" filled="f" stroked="f" strokeweight="1pt">
            <v:textbox>
              <w:txbxContent>
                <w:p w14:paraId="6E4C8DB2" w14:textId="4945F45B" w:rsidR="002452DE" w:rsidRDefault="002452DE" w:rsidP="002452DE">
                  <w:pPr>
                    <w:jc w:val="center"/>
                  </w:pPr>
                </w:p>
              </w:txbxContent>
            </v:textbox>
            <w10:wrap anchorx="page"/>
          </v:rect>
        </w:pict>
      </w:r>
    </w:p>
    <w:p w14:paraId="56ED6948" w14:textId="77777777" w:rsidR="002452DE" w:rsidRDefault="002452DE" w:rsidP="0057672A">
      <w:pPr>
        <w:pStyle w:val="Standard"/>
      </w:pPr>
    </w:p>
    <w:p w14:paraId="6CECCA7E" w14:textId="77777777" w:rsidR="002452DE" w:rsidRDefault="002452DE" w:rsidP="0057672A">
      <w:pPr>
        <w:pStyle w:val="Standard"/>
      </w:pPr>
    </w:p>
    <w:p w14:paraId="53212DB9" w14:textId="77777777" w:rsidR="002452DE" w:rsidRDefault="002452DE" w:rsidP="0057672A">
      <w:pPr>
        <w:pStyle w:val="Standard"/>
      </w:pPr>
    </w:p>
    <w:p w14:paraId="3AE3E60D" w14:textId="77777777" w:rsidR="002452DE" w:rsidRDefault="002452DE" w:rsidP="0057672A">
      <w:pPr>
        <w:pStyle w:val="Standard"/>
      </w:pPr>
    </w:p>
    <w:p w14:paraId="53FD6460" w14:textId="77777777" w:rsidR="002452DE" w:rsidRDefault="002452DE" w:rsidP="0057672A">
      <w:pPr>
        <w:pStyle w:val="Standard"/>
      </w:pPr>
    </w:p>
    <w:p w14:paraId="3B00A70B" w14:textId="77777777" w:rsidR="002452DE" w:rsidRDefault="002452DE" w:rsidP="0057672A">
      <w:pPr>
        <w:pStyle w:val="Standard"/>
      </w:pPr>
    </w:p>
    <w:p w14:paraId="2315279E" w14:textId="77777777" w:rsidR="002452DE" w:rsidRDefault="002452DE" w:rsidP="0057672A">
      <w:pPr>
        <w:pStyle w:val="Standard"/>
      </w:pPr>
    </w:p>
    <w:p w14:paraId="7D9D8AF9" w14:textId="77777777" w:rsidR="002452DE" w:rsidRDefault="002452DE" w:rsidP="0057672A">
      <w:pPr>
        <w:pStyle w:val="Standard"/>
      </w:pPr>
    </w:p>
    <w:p w14:paraId="1FE9639A" w14:textId="77777777" w:rsidR="002452DE" w:rsidRDefault="002452DE" w:rsidP="0057672A">
      <w:pPr>
        <w:pStyle w:val="Standard"/>
      </w:pPr>
    </w:p>
    <w:p w14:paraId="579EC936" w14:textId="77777777" w:rsidR="002452DE" w:rsidRDefault="002452DE" w:rsidP="0057672A">
      <w:pPr>
        <w:pStyle w:val="Standard"/>
      </w:pPr>
    </w:p>
    <w:p w14:paraId="0199F44A" w14:textId="77777777" w:rsidR="002452DE" w:rsidRDefault="002452DE" w:rsidP="0057672A">
      <w:pPr>
        <w:pStyle w:val="Standard"/>
      </w:pPr>
    </w:p>
    <w:p w14:paraId="0A3D5BEE" w14:textId="77777777" w:rsidR="002452DE" w:rsidRDefault="002452DE" w:rsidP="0057672A">
      <w:pPr>
        <w:pStyle w:val="Standard"/>
      </w:pPr>
    </w:p>
    <w:p w14:paraId="6EFC70E8" w14:textId="77777777" w:rsidR="002452DE" w:rsidRDefault="002452DE" w:rsidP="0057672A">
      <w:pPr>
        <w:pStyle w:val="Standard"/>
      </w:pPr>
    </w:p>
    <w:p w14:paraId="65846981" w14:textId="77777777" w:rsidR="002452DE" w:rsidRDefault="002452DE" w:rsidP="0057672A">
      <w:pPr>
        <w:pStyle w:val="Standard"/>
      </w:pPr>
    </w:p>
    <w:p w14:paraId="23D06DC8" w14:textId="77777777" w:rsidR="002452DE" w:rsidRDefault="002452DE" w:rsidP="0057672A">
      <w:pPr>
        <w:pStyle w:val="Standard"/>
      </w:pPr>
    </w:p>
    <w:p w14:paraId="0E10450F" w14:textId="77777777" w:rsidR="002452DE" w:rsidRDefault="002452DE" w:rsidP="0057672A">
      <w:pPr>
        <w:pStyle w:val="Standard"/>
      </w:pPr>
    </w:p>
    <w:p w14:paraId="21361B28" w14:textId="77777777" w:rsidR="002452DE" w:rsidRDefault="002452DE" w:rsidP="0057672A">
      <w:pPr>
        <w:pStyle w:val="Standard"/>
      </w:pPr>
    </w:p>
    <w:p w14:paraId="33BC84AE" w14:textId="77777777" w:rsidR="002452DE" w:rsidRDefault="002452DE" w:rsidP="0057672A">
      <w:pPr>
        <w:pStyle w:val="Standard"/>
      </w:pPr>
    </w:p>
    <w:p w14:paraId="623AD50F" w14:textId="77777777" w:rsidR="002452DE" w:rsidRDefault="002452DE" w:rsidP="0057672A">
      <w:pPr>
        <w:pStyle w:val="Standard"/>
      </w:pPr>
    </w:p>
    <w:p w14:paraId="060C9617" w14:textId="40E5D3FD" w:rsidR="002452DE" w:rsidRDefault="00050EC7" w:rsidP="0057672A">
      <w:pPr>
        <w:pStyle w:val="Standard"/>
      </w:pPr>
      <w:r>
        <w:rPr>
          <w:noProof/>
        </w:rPr>
        <w:lastRenderedPageBreak/>
        <w:drawing>
          <wp:inline distT="0" distB="0" distL="0" distR="0" wp14:anchorId="4C025F5C" wp14:editId="03A7F2F2">
            <wp:extent cx="2700269" cy="4438650"/>
            <wp:effectExtent l="0" t="0" r="5080" b="0"/>
            <wp:docPr id="213115881" name="Image 21311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4780" name="Image 212235478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9994" cy="4471073"/>
                    </a:xfrm>
                    <a:prstGeom prst="rect">
                      <a:avLst/>
                    </a:prstGeom>
                    <a:noFill/>
                    <a:ln>
                      <a:noFill/>
                    </a:ln>
                  </pic:spPr>
                </pic:pic>
              </a:graphicData>
            </a:graphic>
          </wp:inline>
        </w:drawing>
      </w:r>
    </w:p>
    <w:p w14:paraId="2BE6AA94" w14:textId="4791A5FB" w:rsidR="002452DE" w:rsidRDefault="00050EC7" w:rsidP="0057672A">
      <w:pPr>
        <w:pStyle w:val="Standard"/>
      </w:pPr>
      <w:r>
        <w:rPr>
          <w:noProof/>
        </w:rPr>
        <w:drawing>
          <wp:inline distT="0" distB="0" distL="0" distR="0" wp14:anchorId="2D3A4AB0" wp14:editId="58CD9597">
            <wp:extent cx="2694940" cy="3238270"/>
            <wp:effectExtent l="0" t="0" r="0" b="635"/>
            <wp:docPr id="6813934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7650"/>
                    <a:stretch/>
                  </pic:blipFill>
                  <pic:spPr bwMode="auto">
                    <a:xfrm>
                      <a:off x="0" y="0"/>
                      <a:ext cx="2720347" cy="3268800"/>
                    </a:xfrm>
                    <a:prstGeom prst="rect">
                      <a:avLst/>
                    </a:prstGeom>
                    <a:noFill/>
                    <a:ln>
                      <a:noFill/>
                    </a:ln>
                    <a:extLst>
                      <a:ext uri="{53640926-AAD7-44D8-BBD7-CCE9431645EC}">
                        <a14:shadowObscured xmlns:a14="http://schemas.microsoft.com/office/drawing/2010/main"/>
                      </a:ext>
                    </a:extLst>
                  </pic:spPr>
                </pic:pic>
              </a:graphicData>
            </a:graphic>
          </wp:inline>
        </w:drawing>
      </w:r>
    </w:p>
    <w:p w14:paraId="0B6D23F6" w14:textId="46479977" w:rsidR="002452DE" w:rsidRDefault="00115757" w:rsidP="00155E96">
      <w:pPr>
        <w:pStyle w:val="Lgende"/>
      </w:pPr>
      <w:bookmarkStart w:id="213" w:name="_Toc149507675"/>
      <w:r>
        <w:t xml:space="preserve">Figure </w:t>
      </w:r>
      <w:r>
        <w:fldChar w:fldCharType="begin"/>
      </w:r>
      <w:r>
        <w:instrText xml:space="preserve"> SEQ Figure \* ARABIC </w:instrText>
      </w:r>
      <w:r>
        <w:fldChar w:fldCharType="separate"/>
      </w:r>
      <w:r w:rsidR="00466F73">
        <w:rPr>
          <w:noProof/>
        </w:rPr>
        <w:t>20</w:t>
      </w:r>
      <w:r>
        <w:fldChar w:fldCharType="end"/>
      </w:r>
      <w:r>
        <w:t xml:space="preserve"> : Sortie proposition et </w:t>
      </w:r>
      <w:r w:rsidR="007D4FA5">
        <w:t>dé</w:t>
      </w:r>
      <w:r>
        <w:t>tails recettes</w:t>
      </w:r>
      <w:bookmarkEnd w:id="213"/>
    </w:p>
    <w:p w14:paraId="75094F55" w14:textId="77777777" w:rsidR="002452DE" w:rsidRPr="0057672A" w:rsidRDefault="00FB7359" w:rsidP="0057672A">
      <w:pPr>
        <w:pStyle w:val="Standard"/>
      </w:pPr>
      <w:r>
        <w:lastRenderedPageBreak/>
        <w:t xml:space="preserve">En cliquant sur </w:t>
      </w:r>
      <w:r w:rsidR="009C589A">
        <w:t xml:space="preserve">l’une des propositions, on obtient les détails de </w:t>
      </w:r>
      <w:r w:rsidR="00F34395">
        <w:t>chaque plat tels que les recettes et le</w:t>
      </w:r>
      <w:r w:rsidR="00B634FB">
        <w:t>s prix</w:t>
      </w:r>
      <w:r w:rsidR="00E0771A">
        <w:t xml:space="preserve"> mais aussi les remarques de chaque ingrédient s’il y en a.</w:t>
      </w:r>
    </w:p>
    <w:p w14:paraId="01356E36" w14:textId="77777777" w:rsidR="007C4C1D" w:rsidRDefault="00FA2629">
      <w:pPr>
        <w:pStyle w:val="Titre4"/>
      </w:pPr>
      <w:r>
        <w:t>Proposition Planning de repas hebdomadaire</w:t>
      </w:r>
    </w:p>
    <w:p w14:paraId="79D1CAAE" w14:textId="548015C2" w:rsidR="008D13BE" w:rsidRDefault="008D13BE" w:rsidP="008D13BE">
      <w:pPr>
        <w:pStyle w:val="Para"/>
      </w:pPr>
      <w:r>
        <w:t xml:space="preserve">Ici, on planifie le repas hebdomadaire de la famille. En </w:t>
      </w:r>
      <w:r w:rsidR="009A1B9D">
        <w:t>ayant</w:t>
      </w:r>
      <w:r>
        <w:t xml:space="preserve"> toutes les données et les contraintes nécessaire</w:t>
      </w:r>
      <w:r w:rsidR="00CE7372">
        <w:t>s</w:t>
      </w:r>
      <w:r w:rsidR="00C9731D">
        <w:t xml:space="preserve"> comme dans l’interface du figure 18 mais avec l’option de proposition en semaine</w:t>
      </w:r>
      <w:r>
        <w:t xml:space="preserve">, le système génère un planning de repas </w:t>
      </w:r>
      <w:r w:rsidR="00C6593A">
        <w:t>de</w:t>
      </w:r>
      <w:r>
        <w:t xml:space="preserve"> semaine avec les détails de recette et le numéro de jour pour chaque plat. Cette fonctionnalité est conçue pour faciliter la planification du repas </w:t>
      </w:r>
      <w:r w:rsidR="00317F00">
        <w:t>et pour donner plus de vision</w:t>
      </w:r>
      <w:r w:rsidR="002D63DB">
        <w:t xml:space="preserve">, un gain de temps, une bonne organisation et </w:t>
      </w:r>
      <w:r w:rsidR="001761DC">
        <w:t>un bon équilibre alimentaire</w:t>
      </w:r>
      <w:r w:rsidR="002D63DB">
        <w:t xml:space="preserve"> </w:t>
      </w:r>
      <w:r w:rsidR="00317F00">
        <w:t>aux utilisateurs</w:t>
      </w:r>
      <w:r w:rsidR="0036729B">
        <w:t>.</w:t>
      </w:r>
      <w:r w:rsidR="005E4383">
        <w:t xml:space="preserve"> Elle s’assure à ce qu’il y a le plus de diversité possible à chaque semaine pour donner satisfaction aux utilisateurs.</w:t>
      </w:r>
    </w:p>
    <w:p w14:paraId="0330DE44" w14:textId="07B7F82C" w:rsidR="00227DC7" w:rsidRPr="008D13BE" w:rsidRDefault="006E6B7F" w:rsidP="004A5680">
      <w:pPr>
        <w:pStyle w:val="Para"/>
        <w:ind w:firstLine="0"/>
      </w:pPr>
      <w:r>
        <w:t xml:space="preserve">L’ajout des critères se passe dans </w:t>
      </w:r>
      <w:r w:rsidR="00635214">
        <w:t>la même interface,</w:t>
      </w:r>
      <w:r>
        <w:t xml:space="preserve"> on choisit Hebdomadaire </w:t>
      </w:r>
      <w:r w:rsidR="00635214">
        <w:t xml:space="preserve">dans l’option </w:t>
      </w:r>
      <w:r w:rsidR="00155413">
        <w:t>du temps et le système génère un planning d’une semaine</w:t>
      </w:r>
      <w:r w:rsidR="00D904C1">
        <w:t>.</w:t>
      </w:r>
      <w:r w:rsidR="004E7A8B">
        <w:rPr>
          <w:noProof/>
        </w:rPr>
        <w:drawing>
          <wp:inline distT="0" distB="0" distL="0" distR="0" wp14:anchorId="25B16E27" wp14:editId="43FCB5C2">
            <wp:extent cx="2838450" cy="5060581"/>
            <wp:effectExtent l="0" t="0" r="0" b="6985"/>
            <wp:docPr id="74962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517" name="Imag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51130" cy="5083188"/>
                    </a:xfrm>
                    <a:prstGeom prst="rect">
                      <a:avLst/>
                    </a:prstGeom>
                    <a:noFill/>
                    <a:ln>
                      <a:noFill/>
                    </a:ln>
                  </pic:spPr>
                </pic:pic>
              </a:graphicData>
            </a:graphic>
          </wp:inline>
        </w:drawing>
      </w:r>
      <w:r w:rsidR="000A291E">
        <w:rPr>
          <w:noProof/>
        </w:rPr>
        <w:drawing>
          <wp:inline distT="0" distB="0" distL="0" distR="0" wp14:anchorId="7FD2E6DB" wp14:editId="64D698CA">
            <wp:extent cx="2762250" cy="5007610"/>
            <wp:effectExtent l="0" t="0" r="0" b="2540"/>
            <wp:docPr id="12956007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0704" cy="5022936"/>
                    </a:xfrm>
                    <a:prstGeom prst="rect">
                      <a:avLst/>
                    </a:prstGeom>
                    <a:noFill/>
                    <a:ln>
                      <a:noFill/>
                    </a:ln>
                  </pic:spPr>
                </pic:pic>
              </a:graphicData>
            </a:graphic>
          </wp:inline>
        </w:drawing>
      </w:r>
    </w:p>
    <w:p w14:paraId="35DA7FAB" w14:textId="42CCFF8C" w:rsidR="007C4C1D" w:rsidRDefault="003659FA" w:rsidP="00484532">
      <w:pPr>
        <w:pStyle w:val="Lgende"/>
        <w:rPr>
          <w:b/>
          <w:sz w:val="32"/>
        </w:rPr>
      </w:pPr>
      <w:bookmarkStart w:id="214" w:name="_Toc149507676"/>
      <w:bookmarkEnd w:id="209"/>
      <w:bookmarkEnd w:id="210"/>
      <w:r>
        <w:lastRenderedPageBreak/>
        <w:t xml:space="preserve">Figure </w:t>
      </w:r>
      <w:r>
        <w:fldChar w:fldCharType="begin"/>
      </w:r>
      <w:r>
        <w:instrText xml:space="preserve"> SEQ Figure \* ARABIC </w:instrText>
      </w:r>
      <w:r>
        <w:fldChar w:fldCharType="separate"/>
      </w:r>
      <w:r w:rsidR="00466F73">
        <w:rPr>
          <w:noProof/>
        </w:rPr>
        <w:t>21</w:t>
      </w:r>
      <w:r>
        <w:fldChar w:fldCharType="end"/>
      </w:r>
      <w:r>
        <w:t xml:space="preserve"> :sortie planning</w:t>
      </w:r>
      <w:r w:rsidR="004830B6">
        <w:t xml:space="preserve"> accompagné de recette</w:t>
      </w:r>
      <w:bookmarkEnd w:id="214"/>
    </w:p>
    <w:p w14:paraId="1A6087A5" w14:textId="15542783" w:rsidR="009A061D" w:rsidRPr="009A061D" w:rsidRDefault="00FA2629" w:rsidP="00C00296">
      <w:pPr>
        <w:pStyle w:val="Titre2"/>
      </w:pPr>
      <w:bookmarkStart w:id="215" w:name="_Toc105039402"/>
      <w:bookmarkStart w:id="216" w:name="_Toc148096691"/>
      <w:bookmarkStart w:id="217" w:name="_Toc148650456"/>
      <w:bookmarkStart w:id="218" w:name="_Toc149507639"/>
      <w:r>
        <w:t>État d’</w:t>
      </w:r>
      <w:r w:rsidR="001A6779">
        <w:t>a</w:t>
      </w:r>
      <w:r>
        <w:t xml:space="preserve">nalyse et </w:t>
      </w:r>
      <w:r w:rsidR="001A6779">
        <w:t>s</w:t>
      </w:r>
      <w:r>
        <w:t>tatistiques</w:t>
      </w:r>
      <w:bookmarkEnd w:id="215"/>
      <w:bookmarkEnd w:id="216"/>
      <w:bookmarkEnd w:id="217"/>
      <w:bookmarkEnd w:id="218"/>
    </w:p>
    <w:p w14:paraId="04408FE0" w14:textId="77777777" w:rsidR="00E35825" w:rsidRDefault="00A827E7" w:rsidP="00E35825">
      <w:pPr>
        <w:pStyle w:val="Titre3"/>
      </w:pPr>
      <w:bookmarkStart w:id="219" w:name="_Toc148650458"/>
      <w:bookmarkStart w:id="220" w:name="_Toc149507640"/>
      <w:r>
        <w:t>Analyse des maladies ou intolérance</w:t>
      </w:r>
      <w:r w:rsidR="009A6D9E">
        <w:t>s</w:t>
      </w:r>
      <w:r>
        <w:t xml:space="preserve"> fréquent</w:t>
      </w:r>
      <w:bookmarkEnd w:id="219"/>
      <w:r w:rsidR="00D4664C">
        <w:t>es</w:t>
      </w:r>
      <w:bookmarkEnd w:id="220"/>
    </w:p>
    <w:p w14:paraId="3BDC2A11" w14:textId="539D4830" w:rsidR="00A93D51" w:rsidRDefault="00A827E7" w:rsidP="00AD56CA">
      <w:pPr>
        <w:pStyle w:val="Para"/>
      </w:pPr>
      <w:r>
        <w:t>Pour prendre des décisions et approfondir les recherches de plats encore plus adaptés</w:t>
      </w:r>
      <w:r w:rsidR="00AD56CA">
        <w:t>, cette ana</w:t>
      </w:r>
      <w:r w:rsidR="0064305F">
        <w:t xml:space="preserve">lyse </w:t>
      </w:r>
      <w:r w:rsidR="009E4F0A">
        <w:t>instantanée</w:t>
      </w:r>
      <w:r w:rsidR="00904D3A">
        <w:t xml:space="preserve"> des maladies ou intolérances fréquentes</w:t>
      </w:r>
      <w:r w:rsidR="009E4F0A">
        <w:t xml:space="preserve"> </w:t>
      </w:r>
      <w:r w:rsidR="0064305F">
        <w:t xml:space="preserve">est très utile et </w:t>
      </w:r>
      <w:r w:rsidR="001A6779">
        <w:t>d’</w:t>
      </w:r>
      <w:r w:rsidR="0064305F">
        <w:t xml:space="preserve">une grande aide. </w:t>
      </w:r>
    </w:p>
    <w:p w14:paraId="08468FAB" w14:textId="77777777" w:rsidR="0064305F" w:rsidRDefault="007E6410" w:rsidP="00AD56CA">
      <w:pPr>
        <w:pStyle w:val="Para"/>
      </w:pPr>
      <w:r>
        <w:rPr>
          <w:noProof/>
        </w:rPr>
        <w:drawing>
          <wp:inline distT="0" distB="0" distL="0" distR="0" wp14:anchorId="5D620213" wp14:editId="13F66BD8">
            <wp:extent cx="5068956" cy="2245995"/>
            <wp:effectExtent l="0" t="0" r="0" b="1905"/>
            <wp:docPr id="1419929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2332" cy="2247491"/>
                    </a:xfrm>
                    <a:prstGeom prst="rect">
                      <a:avLst/>
                    </a:prstGeom>
                    <a:noFill/>
                    <a:ln>
                      <a:noFill/>
                    </a:ln>
                  </pic:spPr>
                </pic:pic>
              </a:graphicData>
            </a:graphic>
          </wp:inline>
        </w:drawing>
      </w:r>
    </w:p>
    <w:p w14:paraId="5EBC3C9F" w14:textId="10765935" w:rsidR="00FD350D" w:rsidRDefault="00FD350D" w:rsidP="00FD350D">
      <w:pPr>
        <w:pStyle w:val="Lgende"/>
      </w:pPr>
      <w:bookmarkStart w:id="221" w:name="_Toc149507677"/>
      <w:r>
        <w:t xml:space="preserve">Figure </w:t>
      </w:r>
      <w:r>
        <w:fldChar w:fldCharType="begin"/>
      </w:r>
      <w:r>
        <w:instrText xml:space="preserve"> SEQ Figure \* ARABIC </w:instrText>
      </w:r>
      <w:r>
        <w:fldChar w:fldCharType="separate"/>
      </w:r>
      <w:r w:rsidR="00466F73">
        <w:rPr>
          <w:noProof/>
        </w:rPr>
        <w:t>22</w:t>
      </w:r>
      <w:r>
        <w:fldChar w:fldCharType="end"/>
      </w:r>
      <w:r>
        <w:t xml:space="preserve"> : Statistique maladies fréquentes</w:t>
      </w:r>
      <w:bookmarkEnd w:id="221"/>
    </w:p>
    <w:p w14:paraId="474C3538" w14:textId="77777777" w:rsidR="005A6059" w:rsidRPr="005A6059" w:rsidRDefault="005A6059" w:rsidP="005A6059">
      <w:pPr>
        <w:pStyle w:val="Standard"/>
      </w:pPr>
    </w:p>
    <w:p w14:paraId="16023D29" w14:textId="77777777" w:rsidR="00C00296" w:rsidRDefault="004C3519" w:rsidP="00C00296">
      <w:pPr>
        <w:pStyle w:val="Titre3"/>
      </w:pPr>
      <w:bookmarkStart w:id="222" w:name="_Toc105039406"/>
      <w:bookmarkStart w:id="223" w:name="_Toc148096695"/>
      <w:bookmarkStart w:id="224" w:name="_Toc148650460"/>
      <w:bookmarkStart w:id="225" w:name="_Toc149507641"/>
      <w:r>
        <w:t>Statistique des types de pl</w:t>
      </w:r>
      <w:r w:rsidR="009663CB">
        <w:t>ats</w:t>
      </w:r>
      <w:r>
        <w:t xml:space="preserve"> les plus demandés</w:t>
      </w:r>
      <w:bookmarkEnd w:id="225"/>
    </w:p>
    <w:p w14:paraId="6EF0FD8C" w14:textId="77777777" w:rsidR="00637E0F" w:rsidRDefault="009663CB" w:rsidP="00637E0F">
      <w:pPr>
        <w:pStyle w:val="Para"/>
      </w:pPr>
      <w:r>
        <w:t xml:space="preserve">La statistique pour analyser les types de plats les plus demandés </w:t>
      </w:r>
      <w:r w:rsidR="006C66D7">
        <w:t xml:space="preserve">rend plus claire les demandes des utilisateurs et permet de prendre des décisions sur les données à mettre à jour pour donner plus de </w:t>
      </w:r>
      <w:r w:rsidR="00367EF5">
        <w:t>satisfaction aux utilisateurs.</w:t>
      </w:r>
    </w:p>
    <w:p w14:paraId="2E3BD1C8" w14:textId="77777777" w:rsidR="002812D5" w:rsidRDefault="00BC1559" w:rsidP="00637E0F">
      <w:pPr>
        <w:pStyle w:val="Para"/>
      </w:pPr>
      <w:r>
        <w:rPr>
          <w:noProof/>
        </w:rPr>
        <w:lastRenderedPageBreak/>
        <w:drawing>
          <wp:inline distT="0" distB="0" distL="0" distR="0" wp14:anchorId="6F94083F" wp14:editId="3CC3422B">
            <wp:extent cx="4681220" cy="2771775"/>
            <wp:effectExtent l="0" t="0" r="5080" b="9525"/>
            <wp:docPr id="18362420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156" cy="2787132"/>
                    </a:xfrm>
                    <a:prstGeom prst="rect">
                      <a:avLst/>
                    </a:prstGeom>
                    <a:noFill/>
                    <a:ln>
                      <a:noFill/>
                    </a:ln>
                  </pic:spPr>
                </pic:pic>
              </a:graphicData>
            </a:graphic>
          </wp:inline>
        </w:drawing>
      </w:r>
    </w:p>
    <w:p w14:paraId="351969AE" w14:textId="0BE1EE54" w:rsidR="00FD350D" w:rsidRPr="00637E0F" w:rsidRDefault="00FD350D" w:rsidP="00FD350D">
      <w:pPr>
        <w:pStyle w:val="Lgende"/>
      </w:pPr>
      <w:bookmarkStart w:id="226" w:name="_Toc149507678"/>
      <w:r>
        <w:t xml:space="preserve">Figure </w:t>
      </w:r>
      <w:r>
        <w:fldChar w:fldCharType="begin"/>
      </w:r>
      <w:r>
        <w:instrText xml:space="preserve"> SEQ Figure \* ARABIC </w:instrText>
      </w:r>
      <w:r>
        <w:fldChar w:fldCharType="separate"/>
      </w:r>
      <w:r w:rsidR="00466F73">
        <w:rPr>
          <w:noProof/>
        </w:rPr>
        <w:t>23</w:t>
      </w:r>
      <w:r>
        <w:fldChar w:fldCharType="end"/>
      </w:r>
      <w:r>
        <w:t xml:space="preserve"> : Statistique types de plats fréquents</w:t>
      </w:r>
      <w:bookmarkEnd w:id="226"/>
    </w:p>
    <w:p w14:paraId="47EBAB1D" w14:textId="77777777" w:rsidR="007C4C1D" w:rsidRDefault="00FA2629">
      <w:pPr>
        <w:pStyle w:val="Titre2"/>
      </w:pPr>
      <w:bookmarkStart w:id="227" w:name="_Toc149507642"/>
      <w:r>
        <w:t>Problèmes rencontrés et solutions</w:t>
      </w:r>
      <w:bookmarkEnd w:id="222"/>
      <w:bookmarkEnd w:id="223"/>
      <w:bookmarkEnd w:id="224"/>
      <w:bookmarkEnd w:id="227"/>
    </w:p>
    <w:p w14:paraId="37105FFC" w14:textId="4E7B0BF8" w:rsidR="007C4C1D" w:rsidRDefault="001318D6" w:rsidP="004A0016">
      <w:pPr>
        <w:pStyle w:val="Para"/>
      </w:pPr>
      <w:r>
        <w:t xml:space="preserve">Un des problèmes </w:t>
      </w:r>
      <w:r w:rsidR="00091AFA">
        <w:t>le</w:t>
      </w:r>
      <w:r w:rsidR="00B80187">
        <w:t>s</w:t>
      </w:r>
      <w:r w:rsidR="00091AFA">
        <w:t xml:space="preserve"> plus </w:t>
      </w:r>
      <w:r>
        <w:t>important</w:t>
      </w:r>
      <w:r w:rsidR="00B80187">
        <w:t>s</w:t>
      </w:r>
      <w:r>
        <w:t xml:space="preserve"> dans le développement de cette application est la c</w:t>
      </w:r>
      <w:r w:rsidR="002A0973">
        <w:t>ollecte de données réelles.</w:t>
      </w:r>
      <w:r>
        <w:t xml:space="preserve"> </w:t>
      </w:r>
      <w:r w:rsidR="0081261C">
        <w:t>Nous utilisons des</w:t>
      </w:r>
      <w:r w:rsidR="007817E5">
        <w:t xml:space="preserve"> données locales de Madagascar</w:t>
      </w:r>
      <w:r w:rsidR="0029417F">
        <w:t>,</w:t>
      </w:r>
      <w:r w:rsidR="00916B5B">
        <w:t xml:space="preserve"> tel</w:t>
      </w:r>
      <w:r w:rsidR="00EF639B">
        <w:t>le</w:t>
      </w:r>
      <w:r w:rsidR="0081261C">
        <w:t>s</w:t>
      </w:r>
      <w:r w:rsidR="00916B5B">
        <w:t xml:space="preserve"> que les ingrédients et leurs prix,</w:t>
      </w:r>
      <w:r w:rsidR="0029417F">
        <w:t xml:space="preserve"> ce qui est assez difficile à trouver </w:t>
      </w:r>
      <w:r w:rsidR="00916B5B">
        <w:t>sur Internet.</w:t>
      </w:r>
      <w:r w:rsidR="00E81DB0">
        <w:t xml:space="preserve"> Pareil pour les données des maladies et les prescriptions alimentaires à éviter ou à prendre.</w:t>
      </w:r>
      <w:r w:rsidR="00916B5B">
        <w:t xml:space="preserve"> </w:t>
      </w:r>
      <w:r w:rsidR="00842437">
        <w:t xml:space="preserve">Donc la solution est d’aller sur </w:t>
      </w:r>
      <w:r w:rsidR="002F457C">
        <w:t xml:space="preserve">le </w:t>
      </w:r>
      <w:r w:rsidR="00842437">
        <w:t xml:space="preserve">terrain. </w:t>
      </w:r>
      <w:r w:rsidR="006C4C15">
        <w:t xml:space="preserve">Sur les marchés pour les ingrédients et chez un </w:t>
      </w:r>
      <w:r w:rsidR="002F457C">
        <w:t xml:space="preserve">médecin </w:t>
      </w:r>
      <w:r w:rsidR="006C4C15">
        <w:t>pour c</w:t>
      </w:r>
      <w:r w:rsidR="00864D0D">
        <w:t>elles liées aux</w:t>
      </w:r>
      <w:r w:rsidR="006C4C15">
        <w:t xml:space="preserve"> maladies.</w:t>
      </w:r>
      <w:r w:rsidR="00292E8C">
        <w:t xml:space="preserve"> Néanmoins, il existe encore </w:t>
      </w:r>
      <w:r w:rsidR="006F2F66">
        <w:t>un manque</w:t>
      </w:r>
      <w:r w:rsidR="00292E8C">
        <w:t xml:space="preserve"> de données.</w:t>
      </w:r>
    </w:p>
    <w:p w14:paraId="0A3F2855" w14:textId="77777777" w:rsidR="007C4C1D" w:rsidRDefault="007C4C1D">
      <w:pPr>
        <w:pStyle w:val="Standard"/>
        <w:spacing w:line="240" w:lineRule="auto"/>
        <w:jc w:val="left"/>
      </w:pPr>
    </w:p>
    <w:p w14:paraId="33FAF9EE" w14:textId="77777777" w:rsidR="007C4C1D" w:rsidRDefault="00FA2629">
      <w:pPr>
        <w:pStyle w:val="Titre1"/>
      </w:pPr>
      <w:bookmarkStart w:id="228" w:name="_Toc105039407"/>
      <w:bookmarkStart w:id="229" w:name="_Toc148096696"/>
      <w:bookmarkStart w:id="230" w:name="_Toc148650461"/>
      <w:bookmarkStart w:id="231" w:name="_Toc149507643"/>
      <w:r>
        <w:t>Évaluation du projet et connaissances acquises</w:t>
      </w:r>
      <w:bookmarkEnd w:id="228"/>
      <w:bookmarkEnd w:id="229"/>
      <w:bookmarkEnd w:id="230"/>
      <w:bookmarkEnd w:id="231"/>
    </w:p>
    <w:p w14:paraId="0DE86B08" w14:textId="77777777" w:rsidR="007C4C1D" w:rsidRDefault="00FA2629">
      <w:pPr>
        <w:pStyle w:val="Titre2"/>
      </w:pPr>
      <w:bookmarkStart w:id="232" w:name="_Toc105039408"/>
      <w:bookmarkStart w:id="233" w:name="_Toc148096697"/>
      <w:bookmarkStart w:id="234" w:name="_Toc148650462"/>
      <w:bookmarkStart w:id="235" w:name="_Toc149507644"/>
      <w:r>
        <w:t>Bilan pour l'entreprise</w:t>
      </w:r>
      <w:bookmarkEnd w:id="232"/>
      <w:bookmarkEnd w:id="233"/>
      <w:bookmarkEnd w:id="234"/>
      <w:bookmarkEnd w:id="235"/>
    </w:p>
    <w:p w14:paraId="285EC1A3" w14:textId="77777777" w:rsidR="00C03C4D" w:rsidRDefault="00D65543" w:rsidP="00950C43">
      <w:pPr>
        <w:pStyle w:val="Para"/>
      </w:pPr>
      <w:r>
        <w:t xml:space="preserve">Pour l’entreprise, </w:t>
      </w:r>
      <w:r w:rsidR="009B3367">
        <w:t xml:space="preserve">le travail programmé au début du stage </w:t>
      </w:r>
      <w:r w:rsidR="00997550">
        <w:t xml:space="preserve">de 3 mois </w:t>
      </w:r>
      <w:r w:rsidR="00C03C4D">
        <w:t xml:space="preserve">à propos de l’application </w:t>
      </w:r>
      <w:r w:rsidR="00E9792D">
        <w:t>consiste dans la proposition de repas</w:t>
      </w:r>
      <w:r w:rsidR="00FE01B0">
        <w:t xml:space="preserve"> appropriés</w:t>
      </w:r>
      <w:r w:rsidR="00E9792D">
        <w:t xml:space="preserve"> </w:t>
      </w:r>
      <w:r w:rsidR="005F15C4">
        <w:t>et planning</w:t>
      </w:r>
      <w:r w:rsidR="00FB2F66">
        <w:t xml:space="preserve"> de</w:t>
      </w:r>
      <w:r w:rsidR="00A91ED2">
        <w:t xml:space="preserve"> </w:t>
      </w:r>
      <w:r w:rsidR="00FB2F66">
        <w:t xml:space="preserve">semaine pour </w:t>
      </w:r>
      <w:r w:rsidR="00F67259">
        <w:t>un foyer.</w:t>
      </w:r>
      <w:r w:rsidR="00E9792D">
        <w:t xml:space="preserve"> </w:t>
      </w:r>
      <w:r w:rsidR="00920276">
        <w:t xml:space="preserve"> </w:t>
      </w:r>
      <w:r w:rsidR="00D428AE">
        <w:t>L’application</w:t>
      </w:r>
      <w:r w:rsidR="002E4F47">
        <w:t xml:space="preserve"> développé</w:t>
      </w:r>
      <w:r w:rsidR="00D428AE">
        <w:t xml:space="preserve"> est favorable au quotidien et </w:t>
      </w:r>
      <w:r w:rsidR="00972A9C">
        <w:t xml:space="preserve">vise de </w:t>
      </w:r>
      <w:r w:rsidR="009D1519">
        <w:t>nombreuses cibles</w:t>
      </w:r>
      <w:r w:rsidR="00972A9C">
        <w:t xml:space="preserve"> notamment </w:t>
      </w:r>
      <w:r w:rsidR="009D1519">
        <w:t>la population Malgache</w:t>
      </w:r>
      <w:r w:rsidR="00972A9C">
        <w:t>.</w:t>
      </w:r>
      <w:r w:rsidR="009D1519">
        <w:t xml:space="preserve"> </w:t>
      </w:r>
      <w:r w:rsidR="00CA0C73">
        <w:t xml:space="preserve">Les données </w:t>
      </w:r>
      <w:r w:rsidR="00C5413E">
        <w:t xml:space="preserve">sont les plus importantes à part les fonctionnalités </w:t>
      </w:r>
      <w:r w:rsidR="00081D92">
        <w:t xml:space="preserve">optimales. </w:t>
      </w:r>
      <w:r w:rsidR="00F70C9D">
        <w:t>A</w:t>
      </w:r>
      <w:r w:rsidR="00747F8C">
        <w:t xml:space="preserve"> part ces fonctionnalités, des </w:t>
      </w:r>
      <w:r w:rsidR="009A33D7">
        <w:t>perspectives</w:t>
      </w:r>
      <w:r w:rsidR="00747F8C">
        <w:t xml:space="preserve"> sont toujours en route et </w:t>
      </w:r>
      <w:r w:rsidR="001D7C94">
        <w:t>exécutable.</w:t>
      </w:r>
    </w:p>
    <w:p w14:paraId="563758BD" w14:textId="77777777" w:rsidR="00997550" w:rsidRDefault="00997550">
      <w:pPr>
        <w:pStyle w:val="Standard"/>
        <w:rPr>
          <w:b/>
          <w:bCs/>
          <w:color w:val="FF0000"/>
        </w:rPr>
      </w:pPr>
    </w:p>
    <w:p w14:paraId="2454324A" w14:textId="77777777" w:rsidR="007C4C1D" w:rsidRDefault="00FA2629">
      <w:pPr>
        <w:pStyle w:val="Titre2"/>
      </w:pPr>
      <w:bookmarkStart w:id="236" w:name="_Toc105039409"/>
      <w:bookmarkStart w:id="237" w:name="_Toc148096698"/>
      <w:bookmarkStart w:id="238" w:name="_Toc148650463"/>
      <w:bookmarkStart w:id="239" w:name="_Toc149507645"/>
      <w:r>
        <w:t>Bilan personnel</w:t>
      </w:r>
      <w:bookmarkEnd w:id="236"/>
      <w:bookmarkEnd w:id="237"/>
      <w:bookmarkEnd w:id="238"/>
      <w:bookmarkEnd w:id="239"/>
    </w:p>
    <w:p w14:paraId="4D19FC60" w14:textId="1D8FD07F" w:rsidR="008C55AB" w:rsidRDefault="008C55AB" w:rsidP="008C55AB">
      <w:pPr>
        <w:pStyle w:val="Para"/>
        <w:ind w:firstLine="576"/>
      </w:pPr>
      <w:r>
        <w:t>Au cours de ces 3 mois de stage au sein du groupe, la société BICI m’a offert une grande opportunité qui m’a permis de m’intégrer dans le monde professionnel. En plus du projet de fin d’étude</w:t>
      </w:r>
      <w:r w:rsidR="00A3245B">
        <w:t>s</w:t>
      </w:r>
      <w:r>
        <w:t xml:space="preserve"> qui est le développement d’une application de </w:t>
      </w:r>
      <w:r w:rsidR="00677D14">
        <w:t>recommandation alimentaire</w:t>
      </w:r>
      <w:r w:rsidR="00EB432B">
        <w:t>, un projet qui m’a donné</w:t>
      </w:r>
      <w:r w:rsidR="00D768DA">
        <w:t xml:space="preserve"> beaucoup plus d’opportunité de m’amélior</w:t>
      </w:r>
      <w:r w:rsidR="005322F2">
        <w:t>er</w:t>
      </w:r>
      <w:r>
        <w:t xml:space="preserve">, </w:t>
      </w:r>
      <w:r w:rsidR="0041446B">
        <w:t>j’ai aussi</w:t>
      </w:r>
      <w:r>
        <w:t xml:space="preserve"> travaillé sur d’autres projets au sein de la société</w:t>
      </w:r>
      <w:r w:rsidR="0041446B">
        <w:t xml:space="preserve"> avec une bonne équipe</w:t>
      </w:r>
      <w:r>
        <w:t xml:space="preserve">. </w:t>
      </w:r>
    </w:p>
    <w:p w14:paraId="78F3D141" w14:textId="77777777" w:rsidR="007C4C1D" w:rsidRDefault="009A4666" w:rsidP="009A4666">
      <w:pPr>
        <w:pStyle w:val="Para"/>
        <w:ind w:firstLine="0"/>
      </w:pPr>
      <w:r>
        <w:t>Le stage nous a permis de mettre en pratique et aussi d’améliorer les connaissances théoriques acquises lors des trois années de formations à l’IT University.</w:t>
      </w:r>
    </w:p>
    <w:p w14:paraId="3CAF9769" w14:textId="77777777" w:rsidR="007C4C1D" w:rsidRDefault="00FA2629">
      <w:pPr>
        <w:pStyle w:val="Titre2"/>
      </w:pPr>
      <w:bookmarkStart w:id="240" w:name="_Toc105039410"/>
      <w:bookmarkStart w:id="241" w:name="_Toc148096699"/>
      <w:bookmarkStart w:id="242" w:name="_Toc148650464"/>
      <w:bookmarkStart w:id="243" w:name="_Toc149507646"/>
      <w:r>
        <w:t>Extension et évolution de l’application</w:t>
      </w:r>
      <w:bookmarkEnd w:id="240"/>
      <w:bookmarkEnd w:id="241"/>
      <w:bookmarkEnd w:id="242"/>
      <w:bookmarkEnd w:id="243"/>
    </w:p>
    <w:p w14:paraId="37506718" w14:textId="76F87FE8" w:rsidR="00660153" w:rsidRPr="00660153" w:rsidRDefault="00660153" w:rsidP="00660153">
      <w:pPr>
        <w:pStyle w:val="Para"/>
      </w:pPr>
      <w:r>
        <w:t>Beaucoup d</w:t>
      </w:r>
      <w:r w:rsidR="007B0B3B">
        <w:t>’évolutions son</w:t>
      </w:r>
      <w:r w:rsidR="00C13736">
        <w:t>t</w:t>
      </w:r>
      <w:r w:rsidR="007B0B3B">
        <w:t xml:space="preserve"> imaginable</w:t>
      </w:r>
      <w:r w:rsidR="00480698">
        <w:t>s</w:t>
      </w:r>
      <w:r w:rsidR="007B0B3B">
        <w:t xml:space="preserve"> </w:t>
      </w:r>
      <w:r w:rsidR="004A1FF2">
        <w:t>pour l’amélioration de l’application</w:t>
      </w:r>
      <w:r w:rsidR="001D2A33">
        <w:t>, avec d’autres fonctionnalités</w:t>
      </w:r>
      <w:r w:rsidR="00480698">
        <w:t>,</w:t>
      </w:r>
      <w:r w:rsidR="00F40148">
        <w:t xml:space="preserve"> notamment </w:t>
      </w:r>
      <w:r w:rsidR="00AC77AE">
        <w:t>l’intégration</w:t>
      </w:r>
      <w:r w:rsidR="006F7E9E">
        <w:t xml:space="preserve"> </w:t>
      </w:r>
      <w:r w:rsidR="00282B00">
        <w:t xml:space="preserve">des </w:t>
      </w:r>
      <w:r w:rsidR="00AC77AE">
        <w:t>restaurant</w:t>
      </w:r>
      <w:r w:rsidR="00282B00">
        <w:t>s pour en</w:t>
      </w:r>
      <w:r w:rsidR="00C82F49">
        <w:t xml:space="preserve"> faire</w:t>
      </w:r>
      <w:r w:rsidR="00282B00">
        <w:t xml:space="preserve"> proposer aux utilisateurs</w:t>
      </w:r>
      <w:r w:rsidR="00C82F49">
        <w:t xml:space="preserve">, </w:t>
      </w:r>
      <w:r w:rsidR="00282B00">
        <w:t>à part les plats faits maison</w:t>
      </w:r>
      <w:r w:rsidR="00D178F2">
        <w:t>.</w:t>
      </w:r>
      <w:r w:rsidR="00282B00">
        <w:t xml:space="preserve"> Ce qui permet aux utilisateurs d</w:t>
      </w:r>
      <w:r w:rsidR="00C82F49">
        <w:t>’avoir plus de choix de</w:t>
      </w:r>
      <w:r w:rsidR="000B3DC3">
        <w:t xml:space="preserve"> catégories de plats.</w:t>
      </w:r>
      <w:r w:rsidR="009474B6">
        <w:t xml:space="preserve"> La fonctionnalité </w:t>
      </w:r>
      <w:r w:rsidR="00B33DF1">
        <w:t>d’</w:t>
      </w:r>
      <w:r w:rsidR="00E649D9">
        <w:t xml:space="preserve">ajout de plats avec recettes proposés par les utilisateurs a aussi été </w:t>
      </w:r>
      <w:r w:rsidR="00DB11EC">
        <w:t>imaginé</w:t>
      </w:r>
      <w:r w:rsidR="00480698">
        <w:t>e</w:t>
      </w:r>
      <w:r w:rsidR="00B33DF1">
        <w:t xml:space="preserve">, en </w:t>
      </w:r>
      <w:r w:rsidR="00DB11EC">
        <w:t>forme de demande et de validation</w:t>
      </w:r>
      <w:r w:rsidR="00480698">
        <w:t>,</w:t>
      </w:r>
      <w:r w:rsidR="00BF3F88">
        <w:t xml:space="preserve"> parce que les familles ont des recettes </w:t>
      </w:r>
      <w:r w:rsidR="00A3582F">
        <w:t>spéciales cré</w:t>
      </w:r>
      <w:r w:rsidR="00480698">
        <w:t>ée</w:t>
      </w:r>
      <w:r w:rsidR="00A3582F">
        <w:t>s chez e</w:t>
      </w:r>
      <w:r w:rsidR="00357473">
        <w:t>lles</w:t>
      </w:r>
      <w:r w:rsidR="00A3582F">
        <w:t xml:space="preserve"> donc ça peut agrandir le cercle culinaire </w:t>
      </w:r>
      <w:r w:rsidR="00323A58">
        <w:t>malgache</w:t>
      </w:r>
      <w:r w:rsidR="00DB11EC">
        <w:t>.</w:t>
      </w:r>
    </w:p>
    <w:p w14:paraId="228FD64B" w14:textId="77777777" w:rsidR="007C4C1D" w:rsidRDefault="007C4C1D">
      <w:pPr>
        <w:pStyle w:val="Standard"/>
        <w:spacing w:line="240" w:lineRule="auto"/>
        <w:jc w:val="left"/>
      </w:pPr>
    </w:p>
    <w:p w14:paraId="031CB52B" w14:textId="7EDA63BB" w:rsidR="007C4C1D" w:rsidRDefault="007C4C1D" w:rsidP="00EA0BF5">
      <w:pPr>
        <w:pStyle w:val="Para"/>
        <w:pageBreakBefore/>
        <w:ind w:firstLine="0"/>
        <w:jc w:val="left"/>
      </w:pPr>
    </w:p>
    <w:p w14:paraId="7F5EF5C1" w14:textId="77777777" w:rsidR="007C4C1D" w:rsidRDefault="00FA2629" w:rsidP="004B2E82">
      <w:pPr>
        <w:pStyle w:val="Titre1"/>
        <w:numPr>
          <w:ilvl w:val="0"/>
          <w:numId w:val="0"/>
        </w:numPr>
      </w:pPr>
      <w:bookmarkStart w:id="244" w:name="_Toc105039411"/>
      <w:bookmarkStart w:id="245" w:name="_Toc148096700"/>
      <w:bookmarkStart w:id="246" w:name="_Toc148650465"/>
      <w:bookmarkStart w:id="247" w:name="_Toc149507647"/>
      <w:r>
        <w:t>Conclusion</w:t>
      </w:r>
      <w:bookmarkEnd w:id="244"/>
      <w:bookmarkEnd w:id="245"/>
      <w:bookmarkEnd w:id="246"/>
      <w:bookmarkEnd w:id="247"/>
    </w:p>
    <w:p w14:paraId="7906E3B9" w14:textId="22096739" w:rsidR="000F619D" w:rsidRDefault="00BB0671" w:rsidP="00D37AF2">
      <w:pPr>
        <w:pStyle w:val="Para"/>
        <w:ind w:firstLine="0"/>
      </w:pPr>
      <w:r>
        <w:t>Concevoir cette application</w:t>
      </w:r>
      <w:r w:rsidR="008431E0">
        <w:t xml:space="preserve"> de recommandation</w:t>
      </w:r>
      <w:r>
        <w:t xml:space="preserve"> </w:t>
      </w:r>
      <w:r w:rsidR="00F37F44">
        <w:t xml:space="preserve">de </w:t>
      </w:r>
      <w:r w:rsidR="001D1B56">
        <w:t>repas est</w:t>
      </w:r>
      <w:r>
        <w:t xml:space="preserve"> une idée très efficace au quotidien</w:t>
      </w:r>
      <w:r w:rsidR="001D1B56">
        <w:t xml:space="preserve"> avec </w:t>
      </w:r>
      <w:r w:rsidR="00B459AB">
        <w:t>les nombreuses fonctionnalités implémentées</w:t>
      </w:r>
      <w:r>
        <w:t>.</w:t>
      </w:r>
      <w:r w:rsidR="00914B85" w:rsidRPr="00914B85">
        <w:t xml:space="preserve"> </w:t>
      </w:r>
      <w:r w:rsidR="00914B85">
        <w:t>Les avantages et satisfactions exprimés par l'institution d'accueil témoignent de l'atteinte des objectifs fixés au début du stage.</w:t>
      </w:r>
      <w:r w:rsidR="006573EB" w:rsidRPr="006573EB">
        <w:t xml:space="preserve"> </w:t>
      </w:r>
      <w:r w:rsidR="006573EB">
        <w:t>Personnellement, j'ai été très satisfait de travailler sur ce projet. J'ai pu développer mes compétences en programmation et en gestion de projet, tout en contribuant à la création d'une toute nouvelle application utile et innovante</w:t>
      </w:r>
      <w:r w:rsidR="00E95F30">
        <w:t xml:space="preserve"> </w:t>
      </w:r>
      <w:r w:rsidR="00100233">
        <w:t>grâce aux fonctionnalités développé</w:t>
      </w:r>
      <w:r w:rsidR="00A611A8">
        <w:t>e</w:t>
      </w:r>
      <w:r w:rsidR="00100233">
        <w:t>s et grâce aux choix de technologies adaptés</w:t>
      </w:r>
      <w:r w:rsidR="006573EB">
        <w:t>.</w:t>
      </w:r>
    </w:p>
    <w:p w14:paraId="185B35A8" w14:textId="17F5AD6B" w:rsidR="000F619D" w:rsidRDefault="000F619D" w:rsidP="000F619D">
      <w:pPr>
        <w:pStyle w:val="Para"/>
        <w:ind w:firstLine="0"/>
      </w:pPr>
      <w:r>
        <w:t xml:space="preserve">En ce qui concerne les </w:t>
      </w:r>
      <w:r w:rsidR="002A37C6">
        <w:t>perspectives</w:t>
      </w:r>
      <w:r w:rsidR="00E905E0">
        <w:t xml:space="preserve"> d'extension du travail effectué, il serait intéressant d'envisager l'ajout de fonctionnalités supplémentaires, </w:t>
      </w:r>
      <w:r w:rsidR="008F5BE0">
        <w:t>comme</w:t>
      </w:r>
      <w:r w:rsidR="00647B51">
        <w:t xml:space="preserve"> l’intégration des restaurants pour en proposer aux utilisateurs</w:t>
      </w:r>
      <w:r w:rsidR="0074307E">
        <w:t xml:space="preserve"> en plus</w:t>
      </w:r>
      <w:r w:rsidR="00647B51">
        <w:t xml:space="preserve"> </w:t>
      </w:r>
      <w:r w:rsidR="00C146F5">
        <w:t>de</w:t>
      </w:r>
      <w:r w:rsidR="00647B51">
        <w:t>s plats faits maison</w:t>
      </w:r>
      <w:r w:rsidR="00476B2B">
        <w:t xml:space="preserve">, </w:t>
      </w:r>
      <w:r w:rsidR="00E70E84">
        <w:t>mais plus encore</w:t>
      </w:r>
      <w:r w:rsidR="00B92F60">
        <w:t xml:space="preserve">. </w:t>
      </w:r>
    </w:p>
    <w:p w14:paraId="7E2634D6" w14:textId="46B8B252" w:rsidR="000A5084" w:rsidRDefault="00541659" w:rsidP="000F619D">
      <w:pPr>
        <w:pStyle w:val="Para"/>
        <w:ind w:firstLine="0"/>
      </w:pPr>
      <w:r>
        <w:t>Et p</w:t>
      </w:r>
      <w:r w:rsidR="00625744">
        <w:t>ar rapport aux applications existant</w:t>
      </w:r>
      <w:r w:rsidR="00E741C3">
        <w:t>e</w:t>
      </w:r>
      <w:r w:rsidR="00625744">
        <w:t>s,</w:t>
      </w:r>
      <w:r w:rsidR="00A77245">
        <w:t xml:space="preserve"> notre application permet aux utilisateurs de trouver des plats de qualité</w:t>
      </w:r>
      <w:r w:rsidR="00CD3CC4">
        <w:t xml:space="preserve">, locaux mais </w:t>
      </w:r>
      <w:r w:rsidR="0089022B">
        <w:t xml:space="preserve">surtout </w:t>
      </w:r>
      <w:r w:rsidR="00A77245">
        <w:t xml:space="preserve">adaptés </w:t>
      </w:r>
      <w:r w:rsidR="0089022B">
        <w:t xml:space="preserve">à leurs </w:t>
      </w:r>
      <w:r w:rsidR="00277366">
        <w:t xml:space="preserve">santés, et </w:t>
      </w:r>
      <w:r w:rsidR="00571A01">
        <w:t>de les</w:t>
      </w:r>
      <w:r w:rsidR="007F47AB">
        <w:t xml:space="preserve"> aider dans le</w:t>
      </w:r>
      <w:r w:rsidR="00055155">
        <w:t>s</w:t>
      </w:r>
      <w:r w:rsidR="007F47AB">
        <w:t xml:space="preserve"> planning</w:t>
      </w:r>
      <w:r w:rsidR="00323A58">
        <w:t>s</w:t>
      </w:r>
      <w:r w:rsidR="007F47AB">
        <w:t xml:space="preserve"> de plat du jour</w:t>
      </w:r>
      <w:r w:rsidR="008E2E01">
        <w:t xml:space="preserve">, tout en découvrant </w:t>
      </w:r>
      <w:r w:rsidR="00937517">
        <w:t xml:space="preserve">la richesse de la cuisine malgache. </w:t>
      </w:r>
    </w:p>
    <w:p w14:paraId="1AC5E889" w14:textId="54B71634" w:rsidR="001D39C5" w:rsidRDefault="000A5084" w:rsidP="00686FBA">
      <w:pPr>
        <w:pStyle w:val="Para"/>
        <w:ind w:firstLine="0"/>
      </w:pPr>
      <w:r>
        <w:t>En</w:t>
      </w:r>
      <w:r w:rsidR="00610569">
        <w:t xml:space="preserve"> </w:t>
      </w:r>
      <w:r w:rsidR="00A6760C">
        <w:t>résumé,</w:t>
      </w:r>
      <w:r w:rsidR="006A790F">
        <w:t xml:space="preserve"> ce</w:t>
      </w:r>
      <w:r w:rsidR="00A6760C">
        <w:t xml:space="preserve"> </w:t>
      </w:r>
      <w:r w:rsidR="00BB5E4A">
        <w:t xml:space="preserve">projet de stage a été une expérience enrichissante tant sur le plan professionnel que personnel. </w:t>
      </w:r>
      <w:r w:rsidR="00BB5E4A" w:rsidRPr="004A0016">
        <w:t>J'ai</w:t>
      </w:r>
      <w:r w:rsidR="00BB5E4A">
        <w:t xml:space="preserve"> pu mettre en pratique mes connaissances et compétences tout en contribuant à la réalisation d'un projet concret. Je suis reconnaissant</w:t>
      </w:r>
      <w:r w:rsidR="005C1785">
        <w:t>e</w:t>
      </w:r>
      <w:r w:rsidR="00BB5E4A">
        <w:t xml:space="preserve"> d'avoir eu cette opportunité et je suis convaincu</w:t>
      </w:r>
      <w:r w:rsidR="005C1785">
        <w:t>e</w:t>
      </w:r>
      <w:r w:rsidR="00BB5E4A">
        <w:t xml:space="preserve"> que l'application apporter</w:t>
      </w:r>
      <w:r w:rsidR="002F42AD">
        <w:t>a</w:t>
      </w:r>
      <w:r w:rsidR="00BB5E4A">
        <w:t xml:space="preserve"> de la valeur aux utilisateurs </w:t>
      </w:r>
      <w:r w:rsidR="00B10DC3">
        <w:t>sur</w:t>
      </w:r>
      <w:r w:rsidR="00BB5E4A">
        <w:t xml:space="preserve"> long terme.</w:t>
      </w:r>
    </w:p>
    <w:p w14:paraId="35768DBC" w14:textId="77777777" w:rsidR="007C4C1D" w:rsidRDefault="007C4C1D" w:rsidP="00D578A7">
      <w:pPr>
        <w:pStyle w:val="Standard"/>
        <w:pageBreakBefore/>
        <w:jc w:val="left"/>
      </w:pPr>
    </w:p>
    <w:p w14:paraId="20284775" w14:textId="77777777" w:rsidR="007C4C1D" w:rsidRDefault="00FA2629" w:rsidP="00A022C9">
      <w:pPr>
        <w:pStyle w:val="Titre1"/>
        <w:numPr>
          <w:ilvl w:val="0"/>
          <w:numId w:val="0"/>
        </w:numPr>
        <w:ind w:left="432" w:hanging="432"/>
      </w:pPr>
      <w:bookmarkStart w:id="248" w:name="_Toc105039412"/>
      <w:bookmarkStart w:id="249" w:name="_Toc148096701"/>
      <w:bookmarkStart w:id="250" w:name="_Toc148650466"/>
      <w:bookmarkStart w:id="251" w:name="_Toc149507648"/>
      <w:r>
        <w:t>Bibliographie</w:t>
      </w:r>
      <w:bookmarkEnd w:id="248"/>
      <w:bookmarkEnd w:id="249"/>
      <w:bookmarkEnd w:id="250"/>
      <w:bookmarkEnd w:id="251"/>
      <w:r>
        <w:fldChar w:fldCharType="begin"/>
      </w:r>
      <w:r>
        <w:instrText>HYPERLINK "https://www.google.com/url?sa=t&amp;rct=j&amp;q=&amp;esrc=s&amp;source=web&amp;cd=&amp;cad=rja&amp;uact=8&amp;ved=2ahUKEwjxv9abkPGBAxX5hP0HHdF8DfQQFnoECAoQAw&amp;url=https%3A%2F%2Fwww.techtarget.com%2Fsearchapparchitecture%2Fdefinition%2FReact-Native&amp;usg=AOvVaw3ELlVhexO4WPfIvEE1j2Nh&amp;opi=89978449"</w:instrText>
      </w:r>
      <w:r w:rsidR="00466F73">
        <w:fldChar w:fldCharType="separate"/>
      </w:r>
      <w:r>
        <w:fldChar w:fldCharType="end"/>
      </w:r>
    </w:p>
    <w:p w14:paraId="444A0508" w14:textId="6CC7CC98" w:rsidR="007C4C1D" w:rsidRDefault="00FD3352" w:rsidP="00AB6662">
      <w:pPr>
        <w:pStyle w:val="Titre3"/>
        <w:numPr>
          <w:ilvl w:val="0"/>
          <w:numId w:val="37"/>
        </w:numPr>
        <w:rPr>
          <w:sz w:val="24"/>
          <w:szCs w:val="24"/>
          <w:lang w:val="fr-FR"/>
        </w:rPr>
      </w:pPr>
      <w:bookmarkStart w:id="252" w:name="_Toc148096702"/>
      <w:bookmarkStart w:id="253" w:name="_Toc148650467"/>
      <w:bookmarkStart w:id="254" w:name="_Toc149507649"/>
      <w:r w:rsidRPr="006A082F">
        <w:rPr>
          <w:b w:val="0"/>
          <w:bCs/>
          <w:sz w:val="24"/>
          <w:szCs w:val="24"/>
          <w:lang w:val="fr-FR"/>
        </w:rPr>
        <w:t>D</w:t>
      </w:r>
      <w:r w:rsidR="00C650E4" w:rsidRPr="006A082F">
        <w:rPr>
          <w:b w:val="0"/>
          <w:bCs/>
          <w:sz w:val="24"/>
          <w:szCs w:val="24"/>
          <w:lang w:val="fr-FR"/>
        </w:rPr>
        <w:t xml:space="preserve">ocumentation react </w:t>
      </w:r>
      <w:r w:rsidR="005E2719" w:rsidRPr="006A082F">
        <w:rPr>
          <w:b w:val="0"/>
          <w:bCs/>
          <w:sz w:val="24"/>
          <w:szCs w:val="24"/>
          <w:lang w:val="fr-FR"/>
        </w:rPr>
        <w:t>native:</w:t>
      </w:r>
      <w:bookmarkEnd w:id="254"/>
      <w:r w:rsidRPr="006A082F">
        <w:rPr>
          <w:sz w:val="24"/>
          <w:szCs w:val="24"/>
          <w:lang w:val="fr-FR"/>
        </w:rPr>
        <w:t xml:space="preserve"> </w:t>
      </w:r>
      <w:bookmarkEnd w:id="252"/>
      <w:bookmarkEnd w:id="253"/>
      <w:r w:rsidR="006A082F">
        <w:rPr>
          <w:sz w:val="24"/>
          <w:szCs w:val="24"/>
          <w:lang w:val="fr-FR"/>
        </w:rPr>
        <w:t xml:space="preserve"> </w:t>
      </w:r>
    </w:p>
    <w:p w14:paraId="649D3DEE" w14:textId="5A740B2C" w:rsidR="006A082F" w:rsidRPr="006A082F" w:rsidRDefault="006A082F" w:rsidP="006A082F">
      <w:pPr>
        <w:pStyle w:val="Para"/>
        <w:ind w:left="716"/>
        <w:rPr>
          <w:lang w:val="fr-FR"/>
        </w:rPr>
      </w:pPr>
      <w:r w:rsidRPr="006A082F">
        <w:rPr>
          <w:lang w:val="fr-FR"/>
        </w:rPr>
        <w:t>https://www.techtarget.com/searchapparchitecture/definition/React-Native</w:t>
      </w:r>
    </w:p>
    <w:p w14:paraId="66AFE037" w14:textId="77777777" w:rsidR="007C4C1D" w:rsidRPr="00C10065" w:rsidRDefault="00342523">
      <w:pPr>
        <w:pStyle w:val="Para"/>
        <w:numPr>
          <w:ilvl w:val="0"/>
          <w:numId w:val="32"/>
        </w:numPr>
        <w:jc w:val="left"/>
        <w:rPr>
          <w:lang w:val="en-US"/>
        </w:rPr>
      </w:pPr>
      <w:r>
        <w:rPr>
          <w:lang w:val="en-US"/>
        </w:rPr>
        <w:t>Comparaison</w:t>
      </w:r>
      <w:r w:rsidR="00FA2629">
        <w:rPr>
          <w:lang w:val="en-US"/>
        </w:rPr>
        <w:t xml:space="preserve"> </w:t>
      </w:r>
      <w:r w:rsidR="005E2719">
        <w:rPr>
          <w:lang w:val="en-US"/>
        </w:rPr>
        <w:t>I</w:t>
      </w:r>
      <w:r>
        <w:rPr>
          <w:lang w:val="en-US"/>
        </w:rPr>
        <w:t xml:space="preserve">onic et React Native disponible sur: </w:t>
      </w:r>
      <w:hyperlink r:id="rId45" w:history="1">
        <w:r w:rsidR="00FA2629">
          <w:rPr>
            <w:rStyle w:val="Lienhypertexte"/>
            <w:lang w:val="en-US"/>
          </w:rPr>
          <w:t>Ionic contre React Native | Secrets dévoilés - Back4App Blog</w:t>
        </w:r>
      </w:hyperlink>
    </w:p>
    <w:p w14:paraId="68CE67D5" w14:textId="6BCEEB97" w:rsidR="00DD6B6E" w:rsidRPr="004C2C58" w:rsidRDefault="00FD3352" w:rsidP="004C2C58">
      <w:pPr>
        <w:pStyle w:val="Para"/>
        <w:numPr>
          <w:ilvl w:val="0"/>
          <w:numId w:val="32"/>
        </w:numPr>
        <w:jc w:val="left"/>
        <w:rPr>
          <w:lang w:val="fr-FR"/>
        </w:rPr>
      </w:pPr>
      <w:r>
        <w:rPr>
          <w:lang w:val="fr-FR"/>
        </w:rPr>
        <w:t>JavaScript </w:t>
      </w:r>
      <w:r w:rsidR="003677DD">
        <w:rPr>
          <w:lang w:val="fr-FR"/>
        </w:rPr>
        <w:t>disponible sur</w:t>
      </w:r>
      <w:r>
        <w:rPr>
          <w:lang w:val="fr-FR"/>
        </w:rPr>
        <w:t xml:space="preserve">: </w:t>
      </w:r>
      <w:hyperlink r:id="rId46" w:history="1">
        <w:r w:rsidRPr="002B2C21">
          <w:rPr>
            <w:rStyle w:val="Lienhypertexte"/>
            <w:lang w:val="fr-FR"/>
          </w:rPr>
          <w:t>https://aws.amazon.com/fr/what-is/javascript/</w:t>
        </w:r>
      </w:hyperlink>
    </w:p>
    <w:p w14:paraId="29708F50" w14:textId="42554061" w:rsidR="00DD6B6E" w:rsidRPr="00DD6B6E" w:rsidRDefault="00684789" w:rsidP="00DD6B6E">
      <w:pPr>
        <w:pStyle w:val="Para"/>
        <w:numPr>
          <w:ilvl w:val="0"/>
          <w:numId w:val="32"/>
        </w:numPr>
        <w:jc w:val="left"/>
        <w:rPr>
          <w:lang w:val="en-US"/>
        </w:rPr>
      </w:pPr>
      <w:r>
        <w:rPr>
          <w:lang w:val="en-US"/>
        </w:rPr>
        <w:t xml:space="preserve">Image </w:t>
      </w:r>
      <w:r w:rsidR="00A57D07">
        <w:rPr>
          <w:lang w:val="en-US"/>
        </w:rPr>
        <w:t>Background</w:t>
      </w:r>
      <w:r>
        <w:rPr>
          <w:lang w:val="en-US"/>
        </w:rPr>
        <w:t xml:space="preserve"> </w:t>
      </w:r>
      <w:r w:rsidR="00A57D07">
        <w:rPr>
          <w:lang w:val="en-US"/>
        </w:rPr>
        <w:t>Interface:</w:t>
      </w:r>
      <w:r>
        <w:rPr>
          <w:lang w:val="en-US"/>
        </w:rPr>
        <w:t xml:space="preserve"> </w:t>
      </w:r>
      <w:hyperlink r:id="rId47" w:history="1">
        <w:r w:rsidR="00D82169" w:rsidRPr="002B2C21">
          <w:rPr>
            <w:rStyle w:val="Lienhypertexte"/>
            <w:lang w:val="en-US"/>
          </w:rPr>
          <w:t>https://fr.freepik.com/</w:t>
        </w:r>
      </w:hyperlink>
    </w:p>
    <w:p w14:paraId="621D1F05" w14:textId="77777777" w:rsidR="00D82169" w:rsidRDefault="00925F84">
      <w:pPr>
        <w:pStyle w:val="Para"/>
        <w:numPr>
          <w:ilvl w:val="0"/>
          <w:numId w:val="32"/>
        </w:numPr>
        <w:jc w:val="left"/>
        <w:rPr>
          <w:lang w:val="fr-FR"/>
        </w:rPr>
      </w:pPr>
      <w:r w:rsidRPr="00925F84">
        <w:rPr>
          <w:lang w:val="fr-FR"/>
        </w:rPr>
        <w:t xml:space="preserve">TypeScript disponible sur: </w:t>
      </w:r>
      <w:hyperlink r:id="rId48" w:history="1">
        <w:r w:rsidR="004F312A" w:rsidRPr="002B2C21">
          <w:rPr>
            <w:rStyle w:val="Lienhypertexte"/>
            <w:lang w:val="fr-FR"/>
          </w:rPr>
          <w:t>https://fr.wikipedia.org/wiki/TypeScript</w:t>
        </w:r>
      </w:hyperlink>
    </w:p>
    <w:p w14:paraId="123BF3D0" w14:textId="77777777" w:rsidR="00CD4C4D" w:rsidRDefault="004F312A" w:rsidP="00456AA1">
      <w:pPr>
        <w:pStyle w:val="3Bibliitem"/>
        <w:numPr>
          <w:ilvl w:val="0"/>
          <w:numId w:val="32"/>
        </w:numPr>
        <w:suppressAutoHyphens w:val="0"/>
        <w:autoSpaceDN/>
        <w:jc w:val="left"/>
        <w:textAlignment w:val="auto"/>
        <w:rPr>
          <w:lang w:val="fr-FR"/>
        </w:rPr>
      </w:pPr>
      <w:r>
        <w:rPr>
          <w:lang w:val="fr-FR"/>
        </w:rPr>
        <w:t xml:space="preserve">Oracle Execute Immediate tips [en ligne], Disponible sur : </w:t>
      </w:r>
      <w:hyperlink r:id="rId49" w:history="1">
        <w:r w:rsidR="00D33E23" w:rsidRPr="001A637C">
          <w:rPr>
            <w:rStyle w:val="Lienhypertexte"/>
            <w:lang w:val="fr-FR"/>
          </w:rPr>
          <w:t>http://www.dba-oracle.com/t_oracle_execute_immediate.htm</w:t>
        </w:r>
      </w:hyperlink>
      <w:r>
        <w:rPr>
          <w:lang w:val="fr-FR"/>
        </w:rPr>
        <w:t xml:space="preserve"> </w:t>
      </w:r>
    </w:p>
    <w:p w14:paraId="65AC23AD" w14:textId="111A9297" w:rsidR="002C5F43" w:rsidRPr="0011589F" w:rsidRDefault="002C5F43" w:rsidP="002C5F43">
      <w:pPr>
        <w:pStyle w:val="3Bibliitem"/>
        <w:numPr>
          <w:ilvl w:val="0"/>
          <w:numId w:val="32"/>
        </w:numPr>
        <w:suppressAutoHyphens w:val="0"/>
        <w:autoSpaceDN/>
        <w:jc w:val="left"/>
        <w:textAlignment w:val="auto"/>
        <w:rPr>
          <w:lang w:val="en-US"/>
        </w:rPr>
      </w:pPr>
      <w:r w:rsidRPr="0011589F">
        <w:rPr>
          <w:lang w:val="en-US"/>
        </w:rPr>
        <w:t xml:space="preserve">Yummly : </w:t>
      </w:r>
      <w:r w:rsidR="00486DAF">
        <w:rPr>
          <w:lang w:val="en-US"/>
        </w:rPr>
        <w:t xml:space="preserve"> </w:t>
      </w:r>
      <w:r w:rsidR="0011589F" w:rsidRPr="0011589F">
        <w:rPr>
          <w:lang w:val="en-US"/>
        </w:rPr>
        <w:t>https://www.yummly.com/</w:t>
      </w:r>
    </w:p>
    <w:p w14:paraId="0D245268" w14:textId="1A345BA7" w:rsidR="004461F3" w:rsidRDefault="00992F0D" w:rsidP="00456AA1">
      <w:pPr>
        <w:pStyle w:val="3Bibliitem"/>
        <w:numPr>
          <w:ilvl w:val="0"/>
          <w:numId w:val="32"/>
        </w:numPr>
        <w:suppressAutoHyphens w:val="0"/>
        <w:autoSpaceDN/>
        <w:jc w:val="left"/>
        <w:textAlignment w:val="auto"/>
        <w:rPr>
          <w:lang w:val="fr-FR"/>
        </w:rPr>
      </w:pPr>
      <w:r>
        <w:rPr>
          <w:lang w:val="fr-FR"/>
        </w:rPr>
        <w:t xml:space="preserve">Tableau 4 : </w:t>
      </w:r>
      <w:r w:rsidR="005A4D99">
        <w:rPr>
          <w:lang w:val="fr-FR"/>
        </w:rPr>
        <w:t>Valeur du mobile : cours</w:t>
      </w:r>
      <w:r w:rsidR="00AB482F">
        <w:rPr>
          <w:lang w:val="fr-FR"/>
        </w:rPr>
        <w:t xml:space="preserve"> Web</w:t>
      </w:r>
      <w:r w:rsidR="000C26C3">
        <w:rPr>
          <w:lang w:val="fr-FR"/>
        </w:rPr>
        <w:t xml:space="preserve"> -</w:t>
      </w:r>
      <w:r w:rsidR="005A4D99">
        <w:rPr>
          <w:lang w:val="fr-FR"/>
        </w:rPr>
        <w:t xml:space="preserve"> Mr Rojo </w:t>
      </w:r>
    </w:p>
    <w:p w14:paraId="7B4A5B44" w14:textId="77777777" w:rsidR="002C5F43" w:rsidRDefault="002C5F43" w:rsidP="002C5F43">
      <w:pPr>
        <w:pStyle w:val="3Bibliitem"/>
        <w:suppressAutoHyphens w:val="0"/>
        <w:autoSpaceDN/>
        <w:ind w:left="1425" w:firstLine="0"/>
        <w:jc w:val="left"/>
        <w:textAlignment w:val="auto"/>
        <w:rPr>
          <w:lang w:val="fr-FR"/>
        </w:rPr>
      </w:pPr>
    </w:p>
    <w:p w14:paraId="210522BE" w14:textId="77777777" w:rsidR="00034930" w:rsidRPr="00456AA1" w:rsidRDefault="00034930" w:rsidP="00034930">
      <w:pPr>
        <w:pStyle w:val="3Bibliitem"/>
        <w:suppressAutoHyphens w:val="0"/>
        <w:autoSpaceDN/>
        <w:ind w:left="0" w:firstLine="0"/>
        <w:jc w:val="left"/>
        <w:textAlignment w:val="auto"/>
        <w:rPr>
          <w:lang w:val="fr-FR"/>
        </w:rPr>
      </w:pPr>
    </w:p>
    <w:sectPr w:rsidR="00034930" w:rsidRPr="00456AA1" w:rsidSect="00F27265">
      <w:headerReference w:type="default" r:id="rId50"/>
      <w:footerReference w:type="default" r:id="rId51"/>
      <w:pgSz w:w="11906" w:h="16838"/>
      <w:pgMar w:top="1418" w:right="1418" w:bottom="1418" w:left="1418" w:header="113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91AB" w14:textId="77777777" w:rsidR="00AB1489" w:rsidRDefault="00AB1489">
      <w:r>
        <w:separator/>
      </w:r>
    </w:p>
  </w:endnote>
  <w:endnote w:type="continuationSeparator" w:id="0">
    <w:p w14:paraId="1BE73473" w14:textId="77777777" w:rsidR="00AB1489" w:rsidRDefault="00AB1489">
      <w:r>
        <w:continuationSeparator/>
      </w:r>
    </w:p>
  </w:endnote>
  <w:endnote w:type="continuationNotice" w:id="1">
    <w:p w14:paraId="4ED779B4" w14:textId="77777777" w:rsidR="00AB1489" w:rsidRDefault="00AB1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
    <w:charset w:val="00"/>
    <w:family w:val="auto"/>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A613" w14:textId="77777777" w:rsidR="0062739B" w:rsidRDefault="0062739B">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57017" w14:textId="77777777" w:rsidR="0062739B" w:rsidRDefault="0062739B">
    <w:pPr>
      <w:pStyle w:val="Pieddepage"/>
      <w:jc w:val="center"/>
    </w:pPr>
  </w:p>
  <w:p w14:paraId="0489E3FF" w14:textId="77777777" w:rsidR="0062739B" w:rsidRDefault="00FA2629">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BC84" w14:textId="77777777" w:rsidR="0062739B" w:rsidRDefault="00FA2629">
    <w:pPr>
      <w:pStyle w:val="Pieddepage"/>
      <w:jc w:val="center"/>
    </w:pPr>
    <w:r>
      <w:fldChar w:fldCharType="begin"/>
    </w:r>
    <w:r>
      <w:instrText xml:space="preserve"> PAGE </w:instrText>
    </w:r>
    <w:r>
      <w:fldChar w:fldCharType="separate"/>
    </w:r>
    <w:r w:rsidR="00C10065">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0C9D7" w14:textId="77777777" w:rsidR="00AB1489" w:rsidRDefault="00AB1489">
      <w:r>
        <w:rPr>
          <w:color w:val="000000"/>
        </w:rPr>
        <w:separator/>
      </w:r>
    </w:p>
  </w:footnote>
  <w:footnote w:type="continuationSeparator" w:id="0">
    <w:p w14:paraId="7E905F2A" w14:textId="77777777" w:rsidR="00AB1489" w:rsidRDefault="00AB1489">
      <w:r>
        <w:continuationSeparator/>
      </w:r>
    </w:p>
  </w:footnote>
  <w:footnote w:type="continuationNotice" w:id="1">
    <w:p w14:paraId="25DA09F1" w14:textId="77777777" w:rsidR="00AB1489" w:rsidRDefault="00AB1489"/>
  </w:footnote>
  <w:footnote w:id="2">
    <w:p w14:paraId="3985E45C" w14:textId="77777777" w:rsidR="007C4C1D" w:rsidRDefault="00FA2629">
      <w:pPr>
        <w:pStyle w:val="Footnote"/>
      </w:pPr>
      <w:r>
        <w:rPr>
          <w:rStyle w:val="Appelnotedebasdep"/>
        </w:rPr>
        <w:footnoteRef/>
      </w:r>
      <w:r>
        <w:rPr>
          <w:lang w:val="fr-FR"/>
        </w:rPr>
        <w:t xml:space="preserve"> MDBS : Mobiquité, Big Data et intégration de Système</w:t>
      </w:r>
    </w:p>
    <w:p w14:paraId="60968319" w14:textId="77777777" w:rsidR="007C4C1D" w:rsidRDefault="00FA2629">
      <w:pPr>
        <w:pStyle w:val="Footnote"/>
      </w:pPr>
      <w:r>
        <w:t xml:space="preserve">2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67A92" w14:textId="62C21FD8" w:rsidR="0062739B" w:rsidRDefault="0092014B">
    <w:pPr>
      <w:pStyle w:val="En-tte"/>
      <w:jc w:val="right"/>
    </w:pPr>
    <w:r>
      <w:rPr>
        <w:noProof/>
      </w:rPr>
      <w:pict w14:anchorId="656746C6">
        <v:shapetype id="_x0000_t202" coordsize="21600,21600" o:spt="202" path="m,l,21600r21600,l21600,xe">
          <v:stroke joinstyle="miter"/>
          <v:path gradientshapeok="t" o:connecttype="rect"/>
        </v:shapetype>
        <v:shape id="Zone de texte 1" o:spid="_x0000_s1025" type="#_x0000_t202" style="position:absolute;left:0;text-align:left;margin-left:-50.1pt;margin-top:.05pt;width:1.1pt;height:0;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" stroked="f">
          <v:fill opacity="0"/>
          <v:textbox style="mso-fit-shape-to-text:t" inset="0,0,0,0">
            <w:txbxContent>
              <w:p w14:paraId="27F5892A" w14:textId="77777777" w:rsidR="0062739B" w:rsidRDefault="0062739B">
                <w:pPr>
                  <w:pStyle w:val="En-tte"/>
                  <w:ind w:right="360"/>
                  <w:jc w:val="right"/>
                </w:pPr>
              </w:p>
            </w:txbxContent>
          </v:textbox>
          <w10:wrap type="square" anchorx="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09E9E" w14:textId="77777777" w:rsidR="0062739B" w:rsidRDefault="0062739B">
    <w:pPr>
      <w:pStyle w:val="En-tte"/>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DF73" w14:textId="77777777" w:rsidR="0062739B" w:rsidRDefault="0062739B">
    <w:pPr>
      <w:pStyle w:val="En-tte"/>
      <w:jc w:val="right"/>
    </w:pPr>
  </w:p>
  <w:p w14:paraId="45D30715" w14:textId="77777777" w:rsidR="0062739B" w:rsidRDefault="0062739B">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6A33"/>
    <w:multiLevelType w:val="multilevel"/>
    <w:tmpl w:val="CDE8D370"/>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13B12"/>
    <w:multiLevelType w:val="multilevel"/>
    <w:tmpl w:val="9E882DA8"/>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2" w15:restartNumberingAfterBreak="0">
    <w:nsid w:val="0C716BFF"/>
    <w:multiLevelType w:val="multilevel"/>
    <w:tmpl w:val="CE02A6DA"/>
    <w:styleLink w:val="WWNum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E94657E"/>
    <w:multiLevelType w:val="multilevel"/>
    <w:tmpl w:val="B986E198"/>
    <w:styleLink w:val="WWOutlineListStyle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0FA43E21"/>
    <w:multiLevelType w:val="multilevel"/>
    <w:tmpl w:val="4D121180"/>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5608D"/>
    <w:multiLevelType w:val="multilevel"/>
    <w:tmpl w:val="8EBEA2F2"/>
    <w:lvl w:ilvl="0">
      <w:numFmt w:val="bullet"/>
      <w:lvlText w:val="o"/>
      <w:lvlJc w:val="left"/>
      <w:pPr>
        <w:ind w:left="1068" w:hanging="360"/>
      </w:pPr>
      <w:rPr>
        <w:rFonts w:ascii="Courier New" w:hAnsi="Courier New" w:cs="Courier New"/>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6" w15:restartNumberingAfterBreak="0">
    <w:nsid w:val="1A741997"/>
    <w:multiLevelType w:val="multilevel"/>
    <w:tmpl w:val="F4DC3518"/>
    <w:styleLink w:val="WWNum1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C191D55"/>
    <w:multiLevelType w:val="multilevel"/>
    <w:tmpl w:val="EB606A7C"/>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E1E2DE5"/>
    <w:multiLevelType w:val="multilevel"/>
    <w:tmpl w:val="E2B82D70"/>
    <w:styleLink w:val="WWNum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 w15:restartNumberingAfterBreak="0">
    <w:nsid w:val="20F87BD5"/>
    <w:multiLevelType w:val="hybridMultilevel"/>
    <w:tmpl w:val="E1EA58CA"/>
    <w:lvl w:ilvl="0" w:tplc="72EAFC6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469EE"/>
    <w:multiLevelType w:val="multilevel"/>
    <w:tmpl w:val="3DAC6760"/>
    <w:styleLink w:val="WWNum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5F60010"/>
    <w:multiLevelType w:val="multilevel"/>
    <w:tmpl w:val="068A3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6A95B96"/>
    <w:multiLevelType w:val="multilevel"/>
    <w:tmpl w:val="8FB24062"/>
    <w:styleLink w:val="WWNum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6FA0FE7"/>
    <w:multiLevelType w:val="hybridMultilevel"/>
    <w:tmpl w:val="B2201984"/>
    <w:lvl w:ilvl="0" w:tplc="72EAFC6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60673"/>
    <w:multiLevelType w:val="hybridMultilevel"/>
    <w:tmpl w:val="3F7E4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E050A5"/>
    <w:multiLevelType w:val="multilevel"/>
    <w:tmpl w:val="28E2D846"/>
    <w:styleLink w:val="WW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2206E3"/>
    <w:multiLevelType w:val="multilevel"/>
    <w:tmpl w:val="CF74368C"/>
    <w:styleLink w:val="WWNum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5355CF"/>
    <w:multiLevelType w:val="multilevel"/>
    <w:tmpl w:val="7CD8F494"/>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36730F79"/>
    <w:multiLevelType w:val="multilevel"/>
    <w:tmpl w:val="7C461300"/>
    <w:lvl w:ilvl="0">
      <w:numFmt w:val="bullet"/>
      <w:lvlText w:val=""/>
      <w:lvlJc w:val="left"/>
      <w:pPr>
        <w:ind w:left="1296" w:hanging="360"/>
      </w:pPr>
      <w:rPr>
        <w:rFonts w:ascii="Wingdings" w:hAnsi="Wingdings"/>
      </w:rPr>
    </w:lvl>
    <w:lvl w:ilvl="1">
      <w:numFmt w:val="bullet"/>
      <w:lvlText w:val="o"/>
      <w:lvlJc w:val="left"/>
      <w:pPr>
        <w:ind w:left="2016" w:hanging="360"/>
      </w:pPr>
      <w:rPr>
        <w:rFonts w:ascii="Courier New" w:hAnsi="Courier New" w:cs="Courier New"/>
      </w:rPr>
    </w:lvl>
    <w:lvl w:ilvl="2">
      <w:numFmt w:val="bullet"/>
      <w:lvlText w:val=""/>
      <w:lvlJc w:val="left"/>
      <w:pPr>
        <w:ind w:left="2736" w:hanging="360"/>
      </w:pPr>
      <w:rPr>
        <w:rFonts w:ascii="Wingdings" w:hAnsi="Wingdings"/>
      </w:rPr>
    </w:lvl>
    <w:lvl w:ilvl="3">
      <w:numFmt w:val="bullet"/>
      <w:lvlText w:val=""/>
      <w:lvlJc w:val="left"/>
      <w:pPr>
        <w:ind w:left="3456" w:hanging="360"/>
      </w:pPr>
      <w:rPr>
        <w:rFonts w:ascii="Symbol" w:hAnsi="Symbol"/>
      </w:rPr>
    </w:lvl>
    <w:lvl w:ilvl="4">
      <w:numFmt w:val="bullet"/>
      <w:lvlText w:val="o"/>
      <w:lvlJc w:val="left"/>
      <w:pPr>
        <w:ind w:left="4176" w:hanging="360"/>
      </w:pPr>
      <w:rPr>
        <w:rFonts w:ascii="Courier New" w:hAnsi="Courier New" w:cs="Courier New"/>
      </w:rPr>
    </w:lvl>
    <w:lvl w:ilvl="5">
      <w:numFmt w:val="bullet"/>
      <w:lvlText w:val=""/>
      <w:lvlJc w:val="left"/>
      <w:pPr>
        <w:ind w:left="4896" w:hanging="360"/>
      </w:pPr>
      <w:rPr>
        <w:rFonts w:ascii="Wingdings" w:hAnsi="Wingdings"/>
      </w:rPr>
    </w:lvl>
    <w:lvl w:ilvl="6">
      <w:numFmt w:val="bullet"/>
      <w:lvlText w:val=""/>
      <w:lvlJc w:val="left"/>
      <w:pPr>
        <w:ind w:left="5616" w:hanging="360"/>
      </w:pPr>
      <w:rPr>
        <w:rFonts w:ascii="Symbol" w:hAnsi="Symbol"/>
      </w:rPr>
    </w:lvl>
    <w:lvl w:ilvl="7">
      <w:numFmt w:val="bullet"/>
      <w:lvlText w:val="o"/>
      <w:lvlJc w:val="left"/>
      <w:pPr>
        <w:ind w:left="6336" w:hanging="360"/>
      </w:pPr>
      <w:rPr>
        <w:rFonts w:ascii="Courier New" w:hAnsi="Courier New" w:cs="Courier New"/>
      </w:rPr>
    </w:lvl>
    <w:lvl w:ilvl="8">
      <w:numFmt w:val="bullet"/>
      <w:lvlText w:val=""/>
      <w:lvlJc w:val="left"/>
      <w:pPr>
        <w:ind w:left="7056" w:hanging="360"/>
      </w:pPr>
      <w:rPr>
        <w:rFonts w:ascii="Wingdings" w:hAnsi="Wingdings"/>
      </w:rPr>
    </w:lvl>
  </w:abstractNum>
  <w:abstractNum w:abstractNumId="19" w15:restartNumberingAfterBreak="0">
    <w:nsid w:val="3A8F5139"/>
    <w:multiLevelType w:val="multilevel"/>
    <w:tmpl w:val="75026FE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B062081"/>
    <w:multiLevelType w:val="multilevel"/>
    <w:tmpl w:val="6E52C25E"/>
    <w:styleLink w:val="WWNum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BB25498"/>
    <w:multiLevelType w:val="multilevel"/>
    <w:tmpl w:val="37B6B5A4"/>
    <w:styleLink w:val="WWNum1"/>
    <w:lvl w:ilvl="0">
      <w:numFmt w:val="bullet"/>
      <w:pStyle w:val="ListePuce"/>
      <w:lvlText w:val=""/>
      <w:lvlJc w:val="left"/>
      <w:pPr>
        <w:ind w:left="709" w:hanging="709"/>
      </w:pPr>
      <w:rPr>
        <w:rFonts w:ascii="Symbol" w:hAnsi="Symbol"/>
      </w:rPr>
    </w:lvl>
    <w:lvl w:ilvl="1">
      <w:numFmt w:val="bullet"/>
      <w:lvlText w:val="o"/>
      <w:lvlJc w:val="left"/>
      <w:pPr>
        <w:ind w:left="1276" w:hanging="567"/>
      </w:pPr>
    </w:lvl>
    <w:lvl w:ilvl="2">
      <w:numFmt w:val="bullet"/>
      <w:lvlText w:val=""/>
      <w:lvlJc w:val="left"/>
      <w:pPr>
        <w:ind w:left="1843" w:hanging="567"/>
      </w:pPr>
      <w:rPr>
        <w:rFonts w:ascii="Symbol" w:hAnsi="Symbol"/>
      </w:rPr>
    </w:lvl>
    <w:lvl w:ilvl="3">
      <w:numFmt w:val="bullet"/>
      <w:lvlText w:val="»"/>
      <w:lvlJc w:val="left"/>
      <w:pPr>
        <w:ind w:left="2410" w:hanging="567"/>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22" w15:restartNumberingAfterBreak="0">
    <w:nsid w:val="45A17FEF"/>
    <w:multiLevelType w:val="multilevel"/>
    <w:tmpl w:val="794CDC0A"/>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46822DDE"/>
    <w:multiLevelType w:val="hybridMultilevel"/>
    <w:tmpl w:val="9DC893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4C8D065F"/>
    <w:multiLevelType w:val="hybridMultilevel"/>
    <w:tmpl w:val="34E467A6"/>
    <w:lvl w:ilvl="0" w:tplc="040C0005">
      <w:start w:val="1"/>
      <w:numFmt w:val="bullet"/>
      <w:lvlText w:val=""/>
      <w:lvlJc w:val="left"/>
      <w:pPr>
        <w:ind w:left="1425" w:hanging="360"/>
      </w:pPr>
      <w:rPr>
        <w:rFonts w:ascii="Wingdings" w:hAnsi="Wingdings" w:hint="default"/>
      </w:rPr>
    </w:lvl>
    <w:lvl w:ilvl="1" w:tplc="20000003" w:tentative="1">
      <w:start w:val="1"/>
      <w:numFmt w:val="bullet"/>
      <w:lvlText w:val="o"/>
      <w:lvlJc w:val="left"/>
      <w:pPr>
        <w:ind w:left="2145" w:hanging="360"/>
      </w:pPr>
      <w:rPr>
        <w:rFonts w:ascii="Courier New" w:hAnsi="Courier New" w:cs="Courier New" w:hint="default"/>
      </w:rPr>
    </w:lvl>
    <w:lvl w:ilvl="2" w:tplc="20000005" w:tentative="1">
      <w:start w:val="1"/>
      <w:numFmt w:val="bullet"/>
      <w:lvlText w:val=""/>
      <w:lvlJc w:val="left"/>
      <w:pPr>
        <w:ind w:left="2865" w:hanging="360"/>
      </w:pPr>
      <w:rPr>
        <w:rFonts w:ascii="Wingdings" w:hAnsi="Wingdings" w:hint="default"/>
      </w:rPr>
    </w:lvl>
    <w:lvl w:ilvl="3" w:tplc="20000001" w:tentative="1">
      <w:start w:val="1"/>
      <w:numFmt w:val="bullet"/>
      <w:lvlText w:val=""/>
      <w:lvlJc w:val="left"/>
      <w:pPr>
        <w:ind w:left="3585" w:hanging="360"/>
      </w:pPr>
      <w:rPr>
        <w:rFonts w:ascii="Symbol" w:hAnsi="Symbol" w:hint="default"/>
      </w:rPr>
    </w:lvl>
    <w:lvl w:ilvl="4" w:tplc="20000003" w:tentative="1">
      <w:start w:val="1"/>
      <w:numFmt w:val="bullet"/>
      <w:lvlText w:val="o"/>
      <w:lvlJc w:val="left"/>
      <w:pPr>
        <w:ind w:left="4305" w:hanging="360"/>
      </w:pPr>
      <w:rPr>
        <w:rFonts w:ascii="Courier New" w:hAnsi="Courier New" w:cs="Courier New" w:hint="default"/>
      </w:rPr>
    </w:lvl>
    <w:lvl w:ilvl="5" w:tplc="20000005" w:tentative="1">
      <w:start w:val="1"/>
      <w:numFmt w:val="bullet"/>
      <w:lvlText w:val=""/>
      <w:lvlJc w:val="left"/>
      <w:pPr>
        <w:ind w:left="5025" w:hanging="360"/>
      </w:pPr>
      <w:rPr>
        <w:rFonts w:ascii="Wingdings" w:hAnsi="Wingdings" w:hint="default"/>
      </w:rPr>
    </w:lvl>
    <w:lvl w:ilvl="6" w:tplc="20000001" w:tentative="1">
      <w:start w:val="1"/>
      <w:numFmt w:val="bullet"/>
      <w:lvlText w:val=""/>
      <w:lvlJc w:val="left"/>
      <w:pPr>
        <w:ind w:left="5745" w:hanging="360"/>
      </w:pPr>
      <w:rPr>
        <w:rFonts w:ascii="Symbol" w:hAnsi="Symbol" w:hint="default"/>
      </w:rPr>
    </w:lvl>
    <w:lvl w:ilvl="7" w:tplc="20000003" w:tentative="1">
      <w:start w:val="1"/>
      <w:numFmt w:val="bullet"/>
      <w:lvlText w:val="o"/>
      <w:lvlJc w:val="left"/>
      <w:pPr>
        <w:ind w:left="6465" w:hanging="360"/>
      </w:pPr>
      <w:rPr>
        <w:rFonts w:ascii="Courier New" w:hAnsi="Courier New" w:cs="Courier New" w:hint="default"/>
      </w:rPr>
    </w:lvl>
    <w:lvl w:ilvl="8" w:tplc="20000005" w:tentative="1">
      <w:start w:val="1"/>
      <w:numFmt w:val="bullet"/>
      <w:lvlText w:val=""/>
      <w:lvlJc w:val="left"/>
      <w:pPr>
        <w:ind w:left="7185" w:hanging="360"/>
      </w:pPr>
      <w:rPr>
        <w:rFonts w:ascii="Wingdings" w:hAnsi="Wingdings" w:hint="default"/>
      </w:rPr>
    </w:lvl>
  </w:abstractNum>
  <w:abstractNum w:abstractNumId="25" w15:restartNumberingAfterBreak="0">
    <w:nsid w:val="4D155448"/>
    <w:multiLevelType w:val="multilevel"/>
    <w:tmpl w:val="2AB825AA"/>
    <w:styleLink w:val="WWNum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00D41FE"/>
    <w:multiLevelType w:val="multilevel"/>
    <w:tmpl w:val="BCE8AB28"/>
    <w:lvl w:ilvl="0">
      <w:numFmt w:val="bullet"/>
      <w:lvlText w:val=""/>
      <w:lvlJc w:val="left"/>
      <w:pPr>
        <w:ind w:left="1425" w:hanging="360"/>
      </w:pPr>
      <w:rPr>
        <w:rFonts w:ascii="Wingdings" w:hAnsi="Wingdings"/>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27" w15:restartNumberingAfterBreak="0">
    <w:nsid w:val="557A6493"/>
    <w:multiLevelType w:val="multilevel"/>
    <w:tmpl w:val="310CEA46"/>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68753C6"/>
    <w:multiLevelType w:val="multilevel"/>
    <w:tmpl w:val="41082F52"/>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AC619D9"/>
    <w:multiLevelType w:val="multilevel"/>
    <w:tmpl w:val="B2FE7218"/>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0" w15:restartNumberingAfterBreak="0">
    <w:nsid w:val="5ED725E1"/>
    <w:multiLevelType w:val="multilevel"/>
    <w:tmpl w:val="DE144496"/>
    <w:lvl w:ilvl="0">
      <w:numFmt w:val="bullet"/>
      <w:lvlText w:val=""/>
      <w:lvlJc w:val="left"/>
      <w:pPr>
        <w:ind w:left="1429" w:hanging="360"/>
      </w:pPr>
      <w:rPr>
        <w:rFonts w:ascii="Wingdings" w:hAnsi="Wingdings"/>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1" w15:restartNumberingAfterBreak="0">
    <w:nsid w:val="6A7029FE"/>
    <w:multiLevelType w:val="multilevel"/>
    <w:tmpl w:val="6EE0169C"/>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6B3D5C47"/>
    <w:multiLevelType w:val="hybridMultilevel"/>
    <w:tmpl w:val="0CF44B30"/>
    <w:lvl w:ilvl="0" w:tplc="FAD6AA84">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F1D6C2B"/>
    <w:multiLevelType w:val="multilevel"/>
    <w:tmpl w:val="FCACEA32"/>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F76541F"/>
    <w:multiLevelType w:val="multilevel"/>
    <w:tmpl w:val="E542DBF8"/>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7341561C"/>
    <w:multiLevelType w:val="multilevel"/>
    <w:tmpl w:val="8AE62B68"/>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A444539"/>
    <w:multiLevelType w:val="multilevel"/>
    <w:tmpl w:val="DCDEABE8"/>
    <w:styleLink w:val="WWNum2"/>
    <w:lvl w:ilvl="0">
      <w:start w:val="1"/>
      <w:numFmt w:val="decimal"/>
      <w:pStyle w:val="ListeNum"/>
      <w:lvlText w:val="%1"/>
      <w:lvlJc w:val="left"/>
      <w:pPr>
        <w:ind w:left="709" w:hanging="709"/>
      </w:pPr>
    </w:lvl>
    <w:lvl w:ilvl="1">
      <w:start w:val="1"/>
      <w:numFmt w:val="lowerLetter"/>
      <w:lvlText w:val="%1.%2"/>
      <w:lvlJc w:val="left"/>
      <w:pPr>
        <w:ind w:left="1276" w:hanging="567"/>
      </w:pPr>
    </w:lvl>
    <w:lvl w:ilvl="2">
      <w:start w:val="1"/>
      <w:numFmt w:val="lowerRoman"/>
      <w:lvlText w:val="%1.%2.%3"/>
      <w:lvlJc w:val="left"/>
      <w:pPr>
        <w:ind w:left="1843" w:hanging="567"/>
      </w:pPr>
    </w:lvl>
    <w:lvl w:ilvl="3">
      <w:start w:val="1"/>
      <w:numFmt w:val="decimal"/>
      <w:lvlText w:val="%1.%2.%3.%4"/>
      <w:lvlJc w:val="left"/>
      <w:pPr>
        <w:ind w:left="2410" w:hanging="567"/>
      </w:pPr>
      <w:rPr>
        <w:sz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602877"/>
    <w:multiLevelType w:val="multilevel"/>
    <w:tmpl w:val="54387482"/>
    <w:styleLink w:val="WWNum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68583215">
    <w:abstractNumId w:val="3"/>
  </w:num>
  <w:num w:numId="2" w16cid:durableId="2046635406">
    <w:abstractNumId w:val="0"/>
  </w:num>
  <w:num w:numId="3" w16cid:durableId="16273427">
    <w:abstractNumId w:val="35"/>
  </w:num>
  <w:num w:numId="4" w16cid:durableId="1457872056">
    <w:abstractNumId w:val="28"/>
  </w:num>
  <w:num w:numId="5" w16cid:durableId="1111167167">
    <w:abstractNumId w:val="33"/>
  </w:num>
  <w:num w:numId="6" w16cid:durableId="83035237">
    <w:abstractNumId w:val="7"/>
  </w:num>
  <w:num w:numId="7" w16cid:durableId="2102871309">
    <w:abstractNumId w:val="27"/>
  </w:num>
  <w:num w:numId="8" w16cid:durableId="576983569">
    <w:abstractNumId w:val="4"/>
  </w:num>
  <w:num w:numId="9" w16cid:durableId="1570535137">
    <w:abstractNumId w:val="29"/>
  </w:num>
  <w:num w:numId="10" w16cid:durableId="791822559">
    <w:abstractNumId w:val="21"/>
  </w:num>
  <w:num w:numId="11" w16cid:durableId="1391492387">
    <w:abstractNumId w:val="36"/>
  </w:num>
  <w:num w:numId="12" w16cid:durableId="1017344307">
    <w:abstractNumId w:val="19"/>
  </w:num>
  <w:num w:numId="13" w16cid:durableId="1837072092">
    <w:abstractNumId w:val="31"/>
  </w:num>
  <w:num w:numId="14" w16cid:durableId="667171732">
    <w:abstractNumId w:val="34"/>
  </w:num>
  <w:num w:numId="15" w16cid:durableId="1173883336">
    <w:abstractNumId w:val="12"/>
  </w:num>
  <w:num w:numId="16" w16cid:durableId="1281691645">
    <w:abstractNumId w:val="8"/>
  </w:num>
  <w:num w:numId="17" w16cid:durableId="46033729">
    <w:abstractNumId w:val="22"/>
  </w:num>
  <w:num w:numId="18" w16cid:durableId="1400594729">
    <w:abstractNumId w:val="37"/>
  </w:num>
  <w:num w:numId="19" w16cid:durableId="484203174">
    <w:abstractNumId w:val="2"/>
  </w:num>
  <w:num w:numId="20" w16cid:durableId="2064058045">
    <w:abstractNumId w:val="25"/>
  </w:num>
  <w:num w:numId="21" w16cid:durableId="565188328">
    <w:abstractNumId w:val="10"/>
  </w:num>
  <w:num w:numId="22" w16cid:durableId="536430159">
    <w:abstractNumId w:val="15"/>
  </w:num>
  <w:num w:numId="23" w16cid:durableId="1899702307">
    <w:abstractNumId w:val="20"/>
  </w:num>
  <w:num w:numId="24" w16cid:durableId="164131676">
    <w:abstractNumId w:val="6"/>
  </w:num>
  <w:num w:numId="25" w16cid:durableId="917590184">
    <w:abstractNumId w:val="16"/>
  </w:num>
  <w:num w:numId="26" w16cid:durableId="1728409019">
    <w:abstractNumId w:val="34"/>
  </w:num>
  <w:num w:numId="27" w16cid:durableId="1728920004">
    <w:abstractNumId w:val="11"/>
  </w:num>
  <w:num w:numId="28" w16cid:durableId="1472091560">
    <w:abstractNumId w:val="18"/>
  </w:num>
  <w:num w:numId="29" w16cid:durableId="1499882544">
    <w:abstractNumId w:val="5"/>
  </w:num>
  <w:num w:numId="30" w16cid:durableId="47412869">
    <w:abstractNumId w:val="1"/>
  </w:num>
  <w:num w:numId="31" w16cid:durableId="1326014938">
    <w:abstractNumId w:val="30"/>
  </w:num>
  <w:num w:numId="32" w16cid:durableId="1573931463">
    <w:abstractNumId w:val="26"/>
  </w:num>
  <w:num w:numId="33" w16cid:durableId="1335961511">
    <w:abstractNumId w:val="8"/>
  </w:num>
  <w:num w:numId="34" w16cid:durableId="1382293378">
    <w:abstractNumId w:val="22"/>
  </w:num>
  <w:num w:numId="35" w16cid:durableId="581178386">
    <w:abstractNumId w:val="6"/>
  </w:num>
  <w:num w:numId="36" w16cid:durableId="1713647062">
    <w:abstractNumId w:val="17"/>
  </w:num>
  <w:num w:numId="37" w16cid:durableId="1114985639">
    <w:abstractNumId w:val="24"/>
  </w:num>
  <w:num w:numId="38" w16cid:durableId="937560180">
    <w:abstractNumId w:val="23"/>
  </w:num>
  <w:num w:numId="39" w16cid:durableId="185483965">
    <w:abstractNumId w:val="32"/>
  </w:num>
  <w:num w:numId="40" w16cid:durableId="1613046687">
    <w:abstractNumId w:val="13"/>
  </w:num>
  <w:num w:numId="41" w16cid:durableId="1946962235">
    <w:abstractNumId w:val="14"/>
  </w:num>
  <w:num w:numId="42" w16cid:durableId="106315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autoHyphenation/>
  <w:hyphenationZone w:val="425"/>
  <w:characterSpacingControl w:val="doNotCompress"/>
  <w:hdrShapeDefaults>
    <o:shapedefaults v:ext="edit" spidmax="205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4C1D"/>
    <w:rsid w:val="00011457"/>
    <w:rsid w:val="00011ADE"/>
    <w:rsid w:val="00012F8F"/>
    <w:rsid w:val="00013D0D"/>
    <w:rsid w:val="00014029"/>
    <w:rsid w:val="00015124"/>
    <w:rsid w:val="00016FDB"/>
    <w:rsid w:val="00033A9D"/>
    <w:rsid w:val="00034930"/>
    <w:rsid w:val="00037A91"/>
    <w:rsid w:val="000407E7"/>
    <w:rsid w:val="00041481"/>
    <w:rsid w:val="00041990"/>
    <w:rsid w:val="00041DE7"/>
    <w:rsid w:val="000420E9"/>
    <w:rsid w:val="000467D9"/>
    <w:rsid w:val="00047869"/>
    <w:rsid w:val="00050EC7"/>
    <w:rsid w:val="00055155"/>
    <w:rsid w:val="00066B1B"/>
    <w:rsid w:val="00072B09"/>
    <w:rsid w:val="00075DB5"/>
    <w:rsid w:val="00081D92"/>
    <w:rsid w:val="00086D88"/>
    <w:rsid w:val="00090E7E"/>
    <w:rsid w:val="00091AFA"/>
    <w:rsid w:val="00094D02"/>
    <w:rsid w:val="00097DCD"/>
    <w:rsid w:val="000A291E"/>
    <w:rsid w:val="000A3486"/>
    <w:rsid w:val="000A5084"/>
    <w:rsid w:val="000A5FE8"/>
    <w:rsid w:val="000A7912"/>
    <w:rsid w:val="000B2CE6"/>
    <w:rsid w:val="000B3DC3"/>
    <w:rsid w:val="000C2014"/>
    <w:rsid w:val="000C26C3"/>
    <w:rsid w:val="000C2A22"/>
    <w:rsid w:val="000C55BB"/>
    <w:rsid w:val="000C73E7"/>
    <w:rsid w:val="000D5EDE"/>
    <w:rsid w:val="000D72D5"/>
    <w:rsid w:val="000E1804"/>
    <w:rsid w:val="000F4DE4"/>
    <w:rsid w:val="000F619D"/>
    <w:rsid w:val="00100233"/>
    <w:rsid w:val="00104D09"/>
    <w:rsid w:val="001075C0"/>
    <w:rsid w:val="001103D0"/>
    <w:rsid w:val="00110685"/>
    <w:rsid w:val="00113E83"/>
    <w:rsid w:val="00115757"/>
    <w:rsid w:val="0011589F"/>
    <w:rsid w:val="00125B39"/>
    <w:rsid w:val="001318D6"/>
    <w:rsid w:val="00135C34"/>
    <w:rsid w:val="001363D2"/>
    <w:rsid w:val="001370F3"/>
    <w:rsid w:val="00141C74"/>
    <w:rsid w:val="00142C67"/>
    <w:rsid w:val="00143737"/>
    <w:rsid w:val="001438C3"/>
    <w:rsid w:val="00155413"/>
    <w:rsid w:val="00155E96"/>
    <w:rsid w:val="00156286"/>
    <w:rsid w:val="00156B98"/>
    <w:rsid w:val="00163289"/>
    <w:rsid w:val="00170C76"/>
    <w:rsid w:val="00171192"/>
    <w:rsid w:val="00172A74"/>
    <w:rsid w:val="00174C11"/>
    <w:rsid w:val="001761DC"/>
    <w:rsid w:val="00176610"/>
    <w:rsid w:val="00176687"/>
    <w:rsid w:val="0017750B"/>
    <w:rsid w:val="00180161"/>
    <w:rsid w:val="00180AEE"/>
    <w:rsid w:val="001956F2"/>
    <w:rsid w:val="00196655"/>
    <w:rsid w:val="00197958"/>
    <w:rsid w:val="001A185E"/>
    <w:rsid w:val="001A1BB5"/>
    <w:rsid w:val="001A4418"/>
    <w:rsid w:val="001A4885"/>
    <w:rsid w:val="001A571F"/>
    <w:rsid w:val="001A5B18"/>
    <w:rsid w:val="001A6779"/>
    <w:rsid w:val="001B42D6"/>
    <w:rsid w:val="001B5B82"/>
    <w:rsid w:val="001C4F33"/>
    <w:rsid w:val="001C6CC6"/>
    <w:rsid w:val="001C6FA5"/>
    <w:rsid w:val="001D1B56"/>
    <w:rsid w:val="001D20F4"/>
    <w:rsid w:val="001D29DD"/>
    <w:rsid w:val="001D2A33"/>
    <w:rsid w:val="001D2BBC"/>
    <w:rsid w:val="001D351D"/>
    <w:rsid w:val="001D39C5"/>
    <w:rsid w:val="001D5789"/>
    <w:rsid w:val="001D7C94"/>
    <w:rsid w:val="001E170A"/>
    <w:rsid w:val="001E288D"/>
    <w:rsid w:val="001F2308"/>
    <w:rsid w:val="001F51B6"/>
    <w:rsid w:val="0020170E"/>
    <w:rsid w:val="00205A56"/>
    <w:rsid w:val="0021160A"/>
    <w:rsid w:val="00216A9C"/>
    <w:rsid w:val="00220380"/>
    <w:rsid w:val="00220516"/>
    <w:rsid w:val="002229AD"/>
    <w:rsid w:val="00222DA0"/>
    <w:rsid w:val="00223533"/>
    <w:rsid w:val="00224B0B"/>
    <w:rsid w:val="00227691"/>
    <w:rsid w:val="002278CB"/>
    <w:rsid w:val="00227DC7"/>
    <w:rsid w:val="002327E8"/>
    <w:rsid w:val="0024185C"/>
    <w:rsid w:val="00241F29"/>
    <w:rsid w:val="002452DE"/>
    <w:rsid w:val="00245395"/>
    <w:rsid w:val="002468EC"/>
    <w:rsid w:val="00256548"/>
    <w:rsid w:val="00260305"/>
    <w:rsid w:val="0026051B"/>
    <w:rsid w:val="002626D3"/>
    <w:rsid w:val="002737CF"/>
    <w:rsid w:val="00276C52"/>
    <w:rsid w:val="00277366"/>
    <w:rsid w:val="002777B3"/>
    <w:rsid w:val="002812D5"/>
    <w:rsid w:val="0028135E"/>
    <w:rsid w:val="002827DA"/>
    <w:rsid w:val="00282B00"/>
    <w:rsid w:val="00292E8C"/>
    <w:rsid w:val="0029417F"/>
    <w:rsid w:val="00294190"/>
    <w:rsid w:val="002A0973"/>
    <w:rsid w:val="002A37C6"/>
    <w:rsid w:val="002A4090"/>
    <w:rsid w:val="002A422B"/>
    <w:rsid w:val="002A7234"/>
    <w:rsid w:val="002B3230"/>
    <w:rsid w:val="002C5F43"/>
    <w:rsid w:val="002C763B"/>
    <w:rsid w:val="002C7710"/>
    <w:rsid w:val="002D63DB"/>
    <w:rsid w:val="002E4F47"/>
    <w:rsid w:val="002E5735"/>
    <w:rsid w:val="002E5F47"/>
    <w:rsid w:val="002F42AD"/>
    <w:rsid w:val="002F457C"/>
    <w:rsid w:val="002F6963"/>
    <w:rsid w:val="002F718F"/>
    <w:rsid w:val="002F77E9"/>
    <w:rsid w:val="00300E07"/>
    <w:rsid w:val="00316B9E"/>
    <w:rsid w:val="00317F00"/>
    <w:rsid w:val="003230DA"/>
    <w:rsid w:val="00323A58"/>
    <w:rsid w:val="003241A6"/>
    <w:rsid w:val="00324C66"/>
    <w:rsid w:val="00326DCC"/>
    <w:rsid w:val="00335936"/>
    <w:rsid w:val="00342523"/>
    <w:rsid w:val="00342E0D"/>
    <w:rsid w:val="00343786"/>
    <w:rsid w:val="00343DEB"/>
    <w:rsid w:val="00345FAC"/>
    <w:rsid w:val="003464FE"/>
    <w:rsid w:val="00346BD3"/>
    <w:rsid w:val="003541FA"/>
    <w:rsid w:val="00357473"/>
    <w:rsid w:val="003659FA"/>
    <w:rsid w:val="00366319"/>
    <w:rsid w:val="0036729B"/>
    <w:rsid w:val="003673E7"/>
    <w:rsid w:val="003677DD"/>
    <w:rsid w:val="00367EF5"/>
    <w:rsid w:val="003734C9"/>
    <w:rsid w:val="00373AC8"/>
    <w:rsid w:val="0038298C"/>
    <w:rsid w:val="00382A9E"/>
    <w:rsid w:val="00382D71"/>
    <w:rsid w:val="0038601B"/>
    <w:rsid w:val="003873DF"/>
    <w:rsid w:val="003915E4"/>
    <w:rsid w:val="00392972"/>
    <w:rsid w:val="00393D64"/>
    <w:rsid w:val="00394D36"/>
    <w:rsid w:val="003A18AC"/>
    <w:rsid w:val="003A1B34"/>
    <w:rsid w:val="003A5181"/>
    <w:rsid w:val="003B2440"/>
    <w:rsid w:val="003B36BF"/>
    <w:rsid w:val="003B5721"/>
    <w:rsid w:val="003C0CE0"/>
    <w:rsid w:val="003C2777"/>
    <w:rsid w:val="003C5BD7"/>
    <w:rsid w:val="003C61CD"/>
    <w:rsid w:val="003E0E0F"/>
    <w:rsid w:val="003E377B"/>
    <w:rsid w:val="003E75BE"/>
    <w:rsid w:val="003F15C3"/>
    <w:rsid w:val="003F1BFF"/>
    <w:rsid w:val="003F4EF2"/>
    <w:rsid w:val="004035DE"/>
    <w:rsid w:val="004049D0"/>
    <w:rsid w:val="004131A8"/>
    <w:rsid w:val="0041446B"/>
    <w:rsid w:val="00414BEE"/>
    <w:rsid w:val="004238F6"/>
    <w:rsid w:val="00427A03"/>
    <w:rsid w:val="00427A52"/>
    <w:rsid w:val="004461F3"/>
    <w:rsid w:val="00454729"/>
    <w:rsid w:val="00455C50"/>
    <w:rsid w:val="00456AA1"/>
    <w:rsid w:val="00461150"/>
    <w:rsid w:val="00464A8C"/>
    <w:rsid w:val="00464A90"/>
    <w:rsid w:val="004656F1"/>
    <w:rsid w:val="00465967"/>
    <w:rsid w:val="00466F73"/>
    <w:rsid w:val="004765B6"/>
    <w:rsid w:val="00476B2B"/>
    <w:rsid w:val="0047754A"/>
    <w:rsid w:val="00480698"/>
    <w:rsid w:val="004830B6"/>
    <w:rsid w:val="00484532"/>
    <w:rsid w:val="004867C3"/>
    <w:rsid w:val="00486DAF"/>
    <w:rsid w:val="00492311"/>
    <w:rsid w:val="004936D6"/>
    <w:rsid w:val="00495522"/>
    <w:rsid w:val="00496EDA"/>
    <w:rsid w:val="004A0016"/>
    <w:rsid w:val="004A08A9"/>
    <w:rsid w:val="004A1FF2"/>
    <w:rsid w:val="004A43AC"/>
    <w:rsid w:val="004A5680"/>
    <w:rsid w:val="004B14B9"/>
    <w:rsid w:val="004B2E82"/>
    <w:rsid w:val="004B733B"/>
    <w:rsid w:val="004C26E7"/>
    <w:rsid w:val="004C2C58"/>
    <w:rsid w:val="004C3519"/>
    <w:rsid w:val="004C686C"/>
    <w:rsid w:val="004D0D95"/>
    <w:rsid w:val="004D47CD"/>
    <w:rsid w:val="004D4EC9"/>
    <w:rsid w:val="004D52E5"/>
    <w:rsid w:val="004E4932"/>
    <w:rsid w:val="004E698B"/>
    <w:rsid w:val="004E7522"/>
    <w:rsid w:val="004E7624"/>
    <w:rsid w:val="004E7A8B"/>
    <w:rsid w:val="004E7F0B"/>
    <w:rsid w:val="004F01CA"/>
    <w:rsid w:val="004F312A"/>
    <w:rsid w:val="004F58E2"/>
    <w:rsid w:val="004F7512"/>
    <w:rsid w:val="00500EC7"/>
    <w:rsid w:val="00511603"/>
    <w:rsid w:val="0051172C"/>
    <w:rsid w:val="00512A22"/>
    <w:rsid w:val="00514089"/>
    <w:rsid w:val="005150C0"/>
    <w:rsid w:val="00527AD2"/>
    <w:rsid w:val="005321A8"/>
    <w:rsid w:val="005322F2"/>
    <w:rsid w:val="00533888"/>
    <w:rsid w:val="005345A4"/>
    <w:rsid w:val="005378CE"/>
    <w:rsid w:val="00537B00"/>
    <w:rsid w:val="00540F56"/>
    <w:rsid w:val="00541659"/>
    <w:rsid w:val="005454CE"/>
    <w:rsid w:val="0055397D"/>
    <w:rsid w:val="00554BAF"/>
    <w:rsid w:val="005569EB"/>
    <w:rsid w:val="005642B1"/>
    <w:rsid w:val="00571A01"/>
    <w:rsid w:val="00571C3C"/>
    <w:rsid w:val="00575AF7"/>
    <w:rsid w:val="0057672A"/>
    <w:rsid w:val="00577502"/>
    <w:rsid w:val="0058204C"/>
    <w:rsid w:val="00587180"/>
    <w:rsid w:val="005906D3"/>
    <w:rsid w:val="0059083D"/>
    <w:rsid w:val="00590EFE"/>
    <w:rsid w:val="00592E47"/>
    <w:rsid w:val="005943C2"/>
    <w:rsid w:val="0059632E"/>
    <w:rsid w:val="005A0A1E"/>
    <w:rsid w:val="005A290E"/>
    <w:rsid w:val="005A4D99"/>
    <w:rsid w:val="005A6059"/>
    <w:rsid w:val="005B08D8"/>
    <w:rsid w:val="005B7AAA"/>
    <w:rsid w:val="005C1785"/>
    <w:rsid w:val="005C3376"/>
    <w:rsid w:val="005C75F8"/>
    <w:rsid w:val="005D2BD7"/>
    <w:rsid w:val="005E2719"/>
    <w:rsid w:val="005E4383"/>
    <w:rsid w:val="005F15C4"/>
    <w:rsid w:val="005F645D"/>
    <w:rsid w:val="0061036E"/>
    <w:rsid w:val="00610569"/>
    <w:rsid w:val="006132D8"/>
    <w:rsid w:val="0061594A"/>
    <w:rsid w:val="00617FFB"/>
    <w:rsid w:val="006223C8"/>
    <w:rsid w:val="00624D7A"/>
    <w:rsid w:val="00625744"/>
    <w:rsid w:val="00625B60"/>
    <w:rsid w:val="006265D6"/>
    <w:rsid w:val="00627185"/>
    <w:rsid w:val="0062739B"/>
    <w:rsid w:val="00630428"/>
    <w:rsid w:val="00633730"/>
    <w:rsid w:val="00635214"/>
    <w:rsid w:val="00637671"/>
    <w:rsid w:val="00637E0F"/>
    <w:rsid w:val="00641698"/>
    <w:rsid w:val="0064305F"/>
    <w:rsid w:val="00647B51"/>
    <w:rsid w:val="00654162"/>
    <w:rsid w:val="00655F41"/>
    <w:rsid w:val="006573EB"/>
    <w:rsid w:val="00660153"/>
    <w:rsid w:val="00666891"/>
    <w:rsid w:val="00666963"/>
    <w:rsid w:val="00674B0D"/>
    <w:rsid w:val="00677D14"/>
    <w:rsid w:val="00684789"/>
    <w:rsid w:val="006849D3"/>
    <w:rsid w:val="0068523B"/>
    <w:rsid w:val="00686FBA"/>
    <w:rsid w:val="00693991"/>
    <w:rsid w:val="00695CB1"/>
    <w:rsid w:val="00696E48"/>
    <w:rsid w:val="006A082F"/>
    <w:rsid w:val="006A790F"/>
    <w:rsid w:val="006C3153"/>
    <w:rsid w:val="006C4434"/>
    <w:rsid w:val="006C4C15"/>
    <w:rsid w:val="006C66D7"/>
    <w:rsid w:val="006D71BF"/>
    <w:rsid w:val="006E4350"/>
    <w:rsid w:val="006E439C"/>
    <w:rsid w:val="006E55A9"/>
    <w:rsid w:val="006E6B7F"/>
    <w:rsid w:val="006F2F66"/>
    <w:rsid w:val="006F3A2B"/>
    <w:rsid w:val="006F7E9E"/>
    <w:rsid w:val="0070754D"/>
    <w:rsid w:val="00715613"/>
    <w:rsid w:val="00715701"/>
    <w:rsid w:val="00731E3F"/>
    <w:rsid w:val="007339F4"/>
    <w:rsid w:val="007347AC"/>
    <w:rsid w:val="00734948"/>
    <w:rsid w:val="00734F2B"/>
    <w:rsid w:val="00737D86"/>
    <w:rsid w:val="0074307E"/>
    <w:rsid w:val="007454C5"/>
    <w:rsid w:val="00745C2A"/>
    <w:rsid w:val="0074710E"/>
    <w:rsid w:val="00747F8C"/>
    <w:rsid w:val="00757B99"/>
    <w:rsid w:val="00764AAB"/>
    <w:rsid w:val="00765337"/>
    <w:rsid w:val="00767B60"/>
    <w:rsid w:val="00770CF9"/>
    <w:rsid w:val="007817E5"/>
    <w:rsid w:val="007947DA"/>
    <w:rsid w:val="00795C33"/>
    <w:rsid w:val="0079758F"/>
    <w:rsid w:val="007A45EB"/>
    <w:rsid w:val="007A66D3"/>
    <w:rsid w:val="007B0B3B"/>
    <w:rsid w:val="007B0F19"/>
    <w:rsid w:val="007B2431"/>
    <w:rsid w:val="007B2DD6"/>
    <w:rsid w:val="007B62EA"/>
    <w:rsid w:val="007B778E"/>
    <w:rsid w:val="007C44DC"/>
    <w:rsid w:val="007C4C1D"/>
    <w:rsid w:val="007D390B"/>
    <w:rsid w:val="007D4FA5"/>
    <w:rsid w:val="007E00FC"/>
    <w:rsid w:val="007E1C18"/>
    <w:rsid w:val="007E2977"/>
    <w:rsid w:val="007E6410"/>
    <w:rsid w:val="007E6EE5"/>
    <w:rsid w:val="007F47AB"/>
    <w:rsid w:val="007F50F6"/>
    <w:rsid w:val="00800892"/>
    <w:rsid w:val="00810B0B"/>
    <w:rsid w:val="0081261C"/>
    <w:rsid w:val="00813047"/>
    <w:rsid w:val="008222D7"/>
    <w:rsid w:val="008260D1"/>
    <w:rsid w:val="008279CF"/>
    <w:rsid w:val="00834203"/>
    <w:rsid w:val="00834383"/>
    <w:rsid w:val="008363EC"/>
    <w:rsid w:val="00842437"/>
    <w:rsid w:val="008431E0"/>
    <w:rsid w:val="00845FEF"/>
    <w:rsid w:val="0085009E"/>
    <w:rsid w:val="00854DD9"/>
    <w:rsid w:val="00855585"/>
    <w:rsid w:val="0085595C"/>
    <w:rsid w:val="00857678"/>
    <w:rsid w:val="008605CE"/>
    <w:rsid w:val="00864D0D"/>
    <w:rsid w:val="0087371F"/>
    <w:rsid w:val="008777D3"/>
    <w:rsid w:val="00877E86"/>
    <w:rsid w:val="00883D3D"/>
    <w:rsid w:val="0089022B"/>
    <w:rsid w:val="00895EBA"/>
    <w:rsid w:val="00897034"/>
    <w:rsid w:val="008972A6"/>
    <w:rsid w:val="008A195A"/>
    <w:rsid w:val="008A253E"/>
    <w:rsid w:val="008A5670"/>
    <w:rsid w:val="008B1570"/>
    <w:rsid w:val="008C209D"/>
    <w:rsid w:val="008C55AB"/>
    <w:rsid w:val="008C565A"/>
    <w:rsid w:val="008C5A91"/>
    <w:rsid w:val="008C79DD"/>
    <w:rsid w:val="008D13BE"/>
    <w:rsid w:val="008D3D60"/>
    <w:rsid w:val="008D434E"/>
    <w:rsid w:val="008D57C8"/>
    <w:rsid w:val="008D7DD0"/>
    <w:rsid w:val="008E0E04"/>
    <w:rsid w:val="008E2E01"/>
    <w:rsid w:val="008F1330"/>
    <w:rsid w:val="008F5BE0"/>
    <w:rsid w:val="008F6FB9"/>
    <w:rsid w:val="008F76A8"/>
    <w:rsid w:val="0090326F"/>
    <w:rsid w:val="00904D3A"/>
    <w:rsid w:val="00906708"/>
    <w:rsid w:val="009070B0"/>
    <w:rsid w:val="00910B36"/>
    <w:rsid w:val="009110A8"/>
    <w:rsid w:val="00911188"/>
    <w:rsid w:val="009113E7"/>
    <w:rsid w:val="00912CD6"/>
    <w:rsid w:val="00914B85"/>
    <w:rsid w:val="00915BC6"/>
    <w:rsid w:val="00916B5B"/>
    <w:rsid w:val="0092014B"/>
    <w:rsid w:val="00920276"/>
    <w:rsid w:val="00922580"/>
    <w:rsid w:val="00922BF5"/>
    <w:rsid w:val="00922E4E"/>
    <w:rsid w:val="009236BC"/>
    <w:rsid w:val="00924997"/>
    <w:rsid w:val="00924F51"/>
    <w:rsid w:val="00925F84"/>
    <w:rsid w:val="00925F95"/>
    <w:rsid w:val="009267F4"/>
    <w:rsid w:val="0093218A"/>
    <w:rsid w:val="009346E2"/>
    <w:rsid w:val="00935E4B"/>
    <w:rsid w:val="00935EA4"/>
    <w:rsid w:val="0093685C"/>
    <w:rsid w:val="00937517"/>
    <w:rsid w:val="00942E3E"/>
    <w:rsid w:val="009473B0"/>
    <w:rsid w:val="009474B6"/>
    <w:rsid w:val="00950C43"/>
    <w:rsid w:val="00951267"/>
    <w:rsid w:val="009563D8"/>
    <w:rsid w:val="00956847"/>
    <w:rsid w:val="009656C6"/>
    <w:rsid w:val="009663CB"/>
    <w:rsid w:val="00972A9C"/>
    <w:rsid w:val="00980C1B"/>
    <w:rsid w:val="00981A08"/>
    <w:rsid w:val="00985274"/>
    <w:rsid w:val="00987EF2"/>
    <w:rsid w:val="00990E1A"/>
    <w:rsid w:val="00991429"/>
    <w:rsid w:val="00992431"/>
    <w:rsid w:val="00992D65"/>
    <w:rsid w:val="00992F0D"/>
    <w:rsid w:val="009939A0"/>
    <w:rsid w:val="00995A9C"/>
    <w:rsid w:val="00997550"/>
    <w:rsid w:val="009A061D"/>
    <w:rsid w:val="009A1B9D"/>
    <w:rsid w:val="009A2791"/>
    <w:rsid w:val="009A33D7"/>
    <w:rsid w:val="009A4666"/>
    <w:rsid w:val="009A6377"/>
    <w:rsid w:val="009A6D9E"/>
    <w:rsid w:val="009B08E7"/>
    <w:rsid w:val="009B19B9"/>
    <w:rsid w:val="009B3367"/>
    <w:rsid w:val="009B4F14"/>
    <w:rsid w:val="009B69AD"/>
    <w:rsid w:val="009C0144"/>
    <w:rsid w:val="009C1DCD"/>
    <w:rsid w:val="009C589A"/>
    <w:rsid w:val="009C598C"/>
    <w:rsid w:val="009C6756"/>
    <w:rsid w:val="009D1519"/>
    <w:rsid w:val="009D1AD7"/>
    <w:rsid w:val="009E2D44"/>
    <w:rsid w:val="009E3438"/>
    <w:rsid w:val="009E4F0A"/>
    <w:rsid w:val="009E60C5"/>
    <w:rsid w:val="009E65F2"/>
    <w:rsid w:val="009F3A1E"/>
    <w:rsid w:val="009F4699"/>
    <w:rsid w:val="009F4DEE"/>
    <w:rsid w:val="00A022C9"/>
    <w:rsid w:val="00A04E17"/>
    <w:rsid w:val="00A060AF"/>
    <w:rsid w:val="00A122EF"/>
    <w:rsid w:val="00A12960"/>
    <w:rsid w:val="00A154A8"/>
    <w:rsid w:val="00A15D6F"/>
    <w:rsid w:val="00A16CEF"/>
    <w:rsid w:val="00A22797"/>
    <w:rsid w:val="00A23EBA"/>
    <w:rsid w:val="00A264A7"/>
    <w:rsid w:val="00A30719"/>
    <w:rsid w:val="00A309C5"/>
    <w:rsid w:val="00A31AC5"/>
    <w:rsid w:val="00A3245B"/>
    <w:rsid w:val="00A3582F"/>
    <w:rsid w:val="00A372D4"/>
    <w:rsid w:val="00A374B7"/>
    <w:rsid w:val="00A44AA6"/>
    <w:rsid w:val="00A47F50"/>
    <w:rsid w:val="00A47FBE"/>
    <w:rsid w:val="00A57D07"/>
    <w:rsid w:val="00A611A8"/>
    <w:rsid w:val="00A6760C"/>
    <w:rsid w:val="00A67ECE"/>
    <w:rsid w:val="00A73AEC"/>
    <w:rsid w:val="00A77245"/>
    <w:rsid w:val="00A8079E"/>
    <w:rsid w:val="00A827E7"/>
    <w:rsid w:val="00A83499"/>
    <w:rsid w:val="00A85914"/>
    <w:rsid w:val="00A8767B"/>
    <w:rsid w:val="00A90D37"/>
    <w:rsid w:val="00A91ED2"/>
    <w:rsid w:val="00A93D51"/>
    <w:rsid w:val="00A95468"/>
    <w:rsid w:val="00AA2A14"/>
    <w:rsid w:val="00AA4B1B"/>
    <w:rsid w:val="00AB1489"/>
    <w:rsid w:val="00AB482F"/>
    <w:rsid w:val="00AB6662"/>
    <w:rsid w:val="00AB7741"/>
    <w:rsid w:val="00AC6F24"/>
    <w:rsid w:val="00AC77AE"/>
    <w:rsid w:val="00AC7E14"/>
    <w:rsid w:val="00AD495C"/>
    <w:rsid w:val="00AD56CA"/>
    <w:rsid w:val="00AD715A"/>
    <w:rsid w:val="00AE1CDC"/>
    <w:rsid w:val="00AE5153"/>
    <w:rsid w:val="00AE7C6D"/>
    <w:rsid w:val="00AE7CAE"/>
    <w:rsid w:val="00AF42AC"/>
    <w:rsid w:val="00B03E96"/>
    <w:rsid w:val="00B06477"/>
    <w:rsid w:val="00B10DC3"/>
    <w:rsid w:val="00B113C0"/>
    <w:rsid w:val="00B124CE"/>
    <w:rsid w:val="00B17294"/>
    <w:rsid w:val="00B17654"/>
    <w:rsid w:val="00B214D8"/>
    <w:rsid w:val="00B261B3"/>
    <w:rsid w:val="00B26C9A"/>
    <w:rsid w:val="00B32EA7"/>
    <w:rsid w:val="00B33DF1"/>
    <w:rsid w:val="00B35454"/>
    <w:rsid w:val="00B4182D"/>
    <w:rsid w:val="00B424D4"/>
    <w:rsid w:val="00B42927"/>
    <w:rsid w:val="00B459AB"/>
    <w:rsid w:val="00B53A5C"/>
    <w:rsid w:val="00B56A87"/>
    <w:rsid w:val="00B574D4"/>
    <w:rsid w:val="00B6046B"/>
    <w:rsid w:val="00B634FB"/>
    <w:rsid w:val="00B63906"/>
    <w:rsid w:val="00B63AB5"/>
    <w:rsid w:val="00B65BCF"/>
    <w:rsid w:val="00B72CE6"/>
    <w:rsid w:val="00B80187"/>
    <w:rsid w:val="00B86BB5"/>
    <w:rsid w:val="00B92F60"/>
    <w:rsid w:val="00BA3CFC"/>
    <w:rsid w:val="00BB0671"/>
    <w:rsid w:val="00BB2664"/>
    <w:rsid w:val="00BB28BF"/>
    <w:rsid w:val="00BB2A17"/>
    <w:rsid w:val="00BB5E4A"/>
    <w:rsid w:val="00BC04D0"/>
    <w:rsid w:val="00BC0CCE"/>
    <w:rsid w:val="00BC1559"/>
    <w:rsid w:val="00BC250F"/>
    <w:rsid w:val="00BC2542"/>
    <w:rsid w:val="00BC7532"/>
    <w:rsid w:val="00BC7798"/>
    <w:rsid w:val="00BD1255"/>
    <w:rsid w:val="00BD4399"/>
    <w:rsid w:val="00BD4F48"/>
    <w:rsid w:val="00BE3890"/>
    <w:rsid w:val="00BF0DAC"/>
    <w:rsid w:val="00BF0EBB"/>
    <w:rsid w:val="00BF3F88"/>
    <w:rsid w:val="00C00296"/>
    <w:rsid w:val="00C01CF2"/>
    <w:rsid w:val="00C01F69"/>
    <w:rsid w:val="00C02031"/>
    <w:rsid w:val="00C03C4D"/>
    <w:rsid w:val="00C05705"/>
    <w:rsid w:val="00C06676"/>
    <w:rsid w:val="00C06C77"/>
    <w:rsid w:val="00C10065"/>
    <w:rsid w:val="00C13736"/>
    <w:rsid w:val="00C146F5"/>
    <w:rsid w:val="00C215A4"/>
    <w:rsid w:val="00C238B1"/>
    <w:rsid w:val="00C2420E"/>
    <w:rsid w:val="00C262EB"/>
    <w:rsid w:val="00C31A2E"/>
    <w:rsid w:val="00C334D7"/>
    <w:rsid w:val="00C3369E"/>
    <w:rsid w:val="00C36875"/>
    <w:rsid w:val="00C36E96"/>
    <w:rsid w:val="00C37366"/>
    <w:rsid w:val="00C418F1"/>
    <w:rsid w:val="00C439BA"/>
    <w:rsid w:val="00C52A12"/>
    <w:rsid w:val="00C5413E"/>
    <w:rsid w:val="00C556BB"/>
    <w:rsid w:val="00C616DD"/>
    <w:rsid w:val="00C63109"/>
    <w:rsid w:val="00C6374E"/>
    <w:rsid w:val="00C650E4"/>
    <w:rsid w:val="00C6593A"/>
    <w:rsid w:val="00C67918"/>
    <w:rsid w:val="00C7165E"/>
    <w:rsid w:val="00C7185B"/>
    <w:rsid w:val="00C71AEA"/>
    <w:rsid w:val="00C82F49"/>
    <w:rsid w:val="00C8410F"/>
    <w:rsid w:val="00C92E4E"/>
    <w:rsid w:val="00C95D7D"/>
    <w:rsid w:val="00C9731D"/>
    <w:rsid w:val="00CA0C73"/>
    <w:rsid w:val="00CA4B0E"/>
    <w:rsid w:val="00CA6676"/>
    <w:rsid w:val="00CA7928"/>
    <w:rsid w:val="00CB216F"/>
    <w:rsid w:val="00CB61EE"/>
    <w:rsid w:val="00CC464A"/>
    <w:rsid w:val="00CC60A0"/>
    <w:rsid w:val="00CD06D5"/>
    <w:rsid w:val="00CD157D"/>
    <w:rsid w:val="00CD3951"/>
    <w:rsid w:val="00CD3CC4"/>
    <w:rsid w:val="00CD3DEB"/>
    <w:rsid w:val="00CD49B2"/>
    <w:rsid w:val="00CD4C4D"/>
    <w:rsid w:val="00CD6B04"/>
    <w:rsid w:val="00CE0870"/>
    <w:rsid w:val="00CE2F59"/>
    <w:rsid w:val="00CE483D"/>
    <w:rsid w:val="00CE7372"/>
    <w:rsid w:val="00CE7BD2"/>
    <w:rsid w:val="00CF2683"/>
    <w:rsid w:val="00CF5E5C"/>
    <w:rsid w:val="00D03E54"/>
    <w:rsid w:val="00D04F92"/>
    <w:rsid w:val="00D10C5E"/>
    <w:rsid w:val="00D17610"/>
    <w:rsid w:val="00D178F2"/>
    <w:rsid w:val="00D267B2"/>
    <w:rsid w:val="00D33E23"/>
    <w:rsid w:val="00D33ED2"/>
    <w:rsid w:val="00D37AF2"/>
    <w:rsid w:val="00D41964"/>
    <w:rsid w:val="00D421FE"/>
    <w:rsid w:val="00D428AE"/>
    <w:rsid w:val="00D4664C"/>
    <w:rsid w:val="00D478C4"/>
    <w:rsid w:val="00D54FFC"/>
    <w:rsid w:val="00D577BB"/>
    <w:rsid w:val="00D578A7"/>
    <w:rsid w:val="00D60BA6"/>
    <w:rsid w:val="00D64A40"/>
    <w:rsid w:val="00D65543"/>
    <w:rsid w:val="00D66B50"/>
    <w:rsid w:val="00D725CA"/>
    <w:rsid w:val="00D768DA"/>
    <w:rsid w:val="00D80F1B"/>
    <w:rsid w:val="00D82169"/>
    <w:rsid w:val="00D832C8"/>
    <w:rsid w:val="00D83D09"/>
    <w:rsid w:val="00D87F4F"/>
    <w:rsid w:val="00D904C1"/>
    <w:rsid w:val="00D933BD"/>
    <w:rsid w:val="00D95000"/>
    <w:rsid w:val="00DA4F7F"/>
    <w:rsid w:val="00DB005F"/>
    <w:rsid w:val="00DB11EC"/>
    <w:rsid w:val="00DB3E9D"/>
    <w:rsid w:val="00DB5B9A"/>
    <w:rsid w:val="00DC1D63"/>
    <w:rsid w:val="00DC20A0"/>
    <w:rsid w:val="00DC433D"/>
    <w:rsid w:val="00DC4DAB"/>
    <w:rsid w:val="00DD4E07"/>
    <w:rsid w:val="00DD6279"/>
    <w:rsid w:val="00DD6B6E"/>
    <w:rsid w:val="00DE2382"/>
    <w:rsid w:val="00DE6E2E"/>
    <w:rsid w:val="00DE6EE5"/>
    <w:rsid w:val="00DF4C3D"/>
    <w:rsid w:val="00DF538E"/>
    <w:rsid w:val="00DF7FF5"/>
    <w:rsid w:val="00E0771A"/>
    <w:rsid w:val="00E10D43"/>
    <w:rsid w:val="00E14663"/>
    <w:rsid w:val="00E14DEA"/>
    <w:rsid w:val="00E15C50"/>
    <w:rsid w:val="00E231C1"/>
    <w:rsid w:val="00E32897"/>
    <w:rsid w:val="00E35825"/>
    <w:rsid w:val="00E4440E"/>
    <w:rsid w:val="00E4537C"/>
    <w:rsid w:val="00E4749F"/>
    <w:rsid w:val="00E5020E"/>
    <w:rsid w:val="00E5464D"/>
    <w:rsid w:val="00E548BA"/>
    <w:rsid w:val="00E548CA"/>
    <w:rsid w:val="00E56581"/>
    <w:rsid w:val="00E63EA4"/>
    <w:rsid w:val="00E649D9"/>
    <w:rsid w:val="00E701F5"/>
    <w:rsid w:val="00E70E84"/>
    <w:rsid w:val="00E70F8F"/>
    <w:rsid w:val="00E741C3"/>
    <w:rsid w:val="00E75047"/>
    <w:rsid w:val="00E76E7C"/>
    <w:rsid w:val="00E815AF"/>
    <w:rsid w:val="00E81A62"/>
    <w:rsid w:val="00E81DB0"/>
    <w:rsid w:val="00E8258D"/>
    <w:rsid w:val="00E85125"/>
    <w:rsid w:val="00E87E2B"/>
    <w:rsid w:val="00E903CD"/>
    <w:rsid w:val="00E905E0"/>
    <w:rsid w:val="00E93FCE"/>
    <w:rsid w:val="00E94362"/>
    <w:rsid w:val="00E95793"/>
    <w:rsid w:val="00E95F30"/>
    <w:rsid w:val="00E9792D"/>
    <w:rsid w:val="00EA0BF5"/>
    <w:rsid w:val="00EA1A27"/>
    <w:rsid w:val="00EA666D"/>
    <w:rsid w:val="00EA7B84"/>
    <w:rsid w:val="00EB42DF"/>
    <w:rsid w:val="00EB432B"/>
    <w:rsid w:val="00EB718E"/>
    <w:rsid w:val="00EC2D47"/>
    <w:rsid w:val="00ED05BC"/>
    <w:rsid w:val="00ED1909"/>
    <w:rsid w:val="00ED3645"/>
    <w:rsid w:val="00ED4806"/>
    <w:rsid w:val="00ED4E3C"/>
    <w:rsid w:val="00EE1548"/>
    <w:rsid w:val="00EE3C8F"/>
    <w:rsid w:val="00EE79C8"/>
    <w:rsid w:val="00EF24C8"/>
    <w:rsid w:val="00EF639B"/>
    <w:rsid w:val="00F02D3E"/>
    <w:rsid w:val="00F02EE8"/>
    <w:rsid w:val="00F0610A"/>
    <w:rsid w:val="00F06838"/>
    <w:rsid w:val="00F1507E"/>
    <w:rsid w:val="00F156D0"/>
    <w:rsid w:val="00F169C3"/>
    <w:rsid w:val="00F20167"/>
    <w:rsid w:val="00F23FD5"/>
    <w:rsid w:val="00F24D8A"/>
    <w:rsid w:val="00F27265"/>
    <w:rsid w:val="00F3084B"/>
    <w:rsid w:val="00F328AC"/>
    <w:rsid w:val="00F34395"/>
    <w:rsid w:val="00F37975"/>
    <w:rsid w:val="00F37F44"/>
    <w:rsid w:val="00F40148"/>
    <w:rsid w:val="00F44CC6"/>
    <w:rsid w:val="00F45B15"/>
    <w:rsid w:val="00F518A8"/>
    <w:rsid w:val="00F66D46"/>
    <w:rsid w:val="00F67259"/>
    <w:rsid w:val="00F70C9D"/>
    <w:rsid w:val="00F722ED"/>
    <w:rsid w:val="00F72A32"/>
    <w:rsid w:val="00F72A34"/>
    <w:rsid w:val="00F73D09"/>
    <w:rsid w:val="00F77554"/>
    <w:rsid w:val="00F80DBB"/>
    <w:rsid w:val="00F85080"/>
    <w:rsid w:val="00F9536B"/>
    <w:rsid w:val="00F96900"/>
    <w:rsid w:val="00F97996"/>
    <w:rsid w:val="00FA11A5"/>
    <w:rsid w:val="00FA2320"/>
    <w:rsid w:val="00FA2629"/>
    <w:rsid w:val="00FA2F3E"/>
    <w:rsid w:val="00FA75FA"/>
    <w:rsid w:val="00FB2121"/>
    <w:rsid w:val="00FB2F66"/>
    <w:rsid w:val="00FB3532"/>
    <w:rsid w:val="00FB7359"/>
    <w:rsid w:val="00FC4802"/>
    <w:rsid w:val="00FD3352"/>
    <w:rsid w:val="00FD350D"/>
    <w:rsid w:val="00FD3DC0"/>
    <w:rsid w:val="00FD4908"/>
    <w:rsid w:val="00FE01B0"/>
    <w:rsid w:val="00FE043B"/>
    <w:rsid w:val="00FE385D"/>
    <w:rsid w:val="00FE7F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376512F"/>
  <w15:docId w15:val="{A6B41AE0-348B-4144-811F-ADD9746D2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itre1">
    <w:name w:val="heading 1"/>
    <w:basedOn w:val="Standard"/>
    <w:next w:val="Para"/>
    <w:pPr>
      <w:keepNext/>
      <w:numPr>
        <w:numId w:val="1"/>
      </w:numPr>
      <w:spacing w:before="240" w:after="60"/>
      <w:jc w:val="left"/>
      <w:outlineLvl w:val="0"/>
    </w:pPr>
    <w:rPr>
      <w:b/>
      <w:kern w:val="3"/>
      <w:sz w:val="36"/>
    </w:rPr>
  </w:style>
  <w:style w:type="paragraph" w:styleId="Titre2">
    <w:name w:val="heading 2"/>
    <w:basedOn w:val="Standard"/>
    <w:next w:val="Para"/>
    <w:pPr>
      <w:keepNext/>
      <w:numPr>
        <w:ilvl w:val="1"/>
        <w:numId w:val="1"/>
      </w:numPr>
      <w:spacing w:before="240" w:after="60"/>
      <w:outlineLvl w:val="1"/>
    </w:pPr>
    <w:rPr>
      <w:b/>
      <w:sz w:val="32"/>
    </w:rPr>
  </w:style>
  <w:style w:type="paragraph" w:styleId="Titre3">
    <w:name w:val="heading 3"/>
    <w:basedOn w:val="Standard"/>
    <w:next w:val="Para"/>
    <w:pPr>
      <w:keepNext/>
      <w:numPr>
        <w:ilvl w:val="2"/>
        <w:numId w:val="1"/>
      </w:numPr>
      <w:spacing w:before="240" w:after="60"/>
      <w:outlineLvl w:val="2"/>
    </w:pPr>
    <w:rPr>
      <w:b/>
      <w:sz w:val="28"/>
    </w:rPr>
  </w:style>
  <w:style w:type="paragraph" w:styleId="Titre4">
    <w:name w:val="heading 4"/>
    <w:basedOn w:val="Standard"/>
    <w:next w:val="Para"/>
    <w:pPr>
      <w:keepNext/>
      <w:numPr>
        <w:ilvl w:val="3"/>
        <w:numId w:val="1"/>
      </w:numPr>
      <w:spacing w:before="240" w:after="60"/>
      <w:outlineLvl w:val="3"/>
    </w:pPr>
    <w:rPr>
      <w:b/>
    </w:rPr>
  </w:style>
  <w:style w:type="paragraph" w:styleId="Titre5">
    <w:name w:val="heading 5"/>
    <w:basedOn w:val="Standard"/>
    <w:next w:val="Para"/>
    <w:pPr>
      <w:numPr>
        <w:ilvl w:val="4"/>
        <w:numId w:val="1"/>
      </w:numPr>
      <w:spacing w:before="240" w:after="60"/>
      <w:outlineLvl w:val="4"/>
    </w:pPr>
    <w:rPr>
      <w:i/>
    </w:rPr>
  </w:style>
  <w:style w:type="paragraph" w:styleId="Titre6">
    <w:name w:val="heading 6"/>
    <w:basedOn w:val="Standard"/>
    <w:next w:val="Standard"/>
    <w:pPr>
      <w:numPr>
        <w:ilvl w:val="5"/>
        <w:numId w:val="1"/>
      </w:numPr>
      <w:spacing w:before="240" w:after="60"/>
      <w:outlineLvl w:val="5"/>
    </w:pPr>
    <w:rPr>
      <w:sz w:val="22"/>
    </w:rPr>
  </w:style>
  <w:style w:type="paragraph" w:styleId="Titre7">
    <w:name w:val="heading 7"/>
    <w:basedOn w:val="Standard"/>
    <w:next w:val="Standard"/>
    <w:pPr>
      <w:numPr>
        <w:ilvl w:val="6"/>
        <w:numId w:val="1"/>
      </w:numPr>
      <w:spacing w:before="240" w:after="60"/>
      <w:outlineLvl w:val="6"/>
    </w:pPr>
    <w:rPr>
      <w:sz w:val="20"/>
    </w:rPr>
  </w:style>
  <w:style w:type="paragraph" w:styleId="Titre8">
    <w:name w:val="heading 8"/>
    <w:basedOn w:val="Standard"/>
    <w:next w:val="Standard"/>
    <w:pPr>
      <w:numPr>
        <w:ilvl w:val="7"/>
        <w:numId w:val="1"/>
      </w:numPr>
      <w:spacing w:before="240" w:after="60"/>
      <w:outlineLvl w:val="7"/>
    </w:pPr>
    <w:rPr>
      <w:rFonts w:ascii="Arial" w:eastAsia="Arial" w:hAnsi="Arial" w:cs="Arial"/>
      <w:i/>
      <w:sz w:val="20"/>
    </w:rPr>
  </w:style>
  <w:style w:type="paragraph" w:styleId="Titre9">
    <w:name w:val="heading 9"/>
    <w:basedOn w:val="Standard"/>
    <w:next w:val="Standard"/>
    <w:pPr>
      <w:numPr>
        <w:ilvl w:val="8"/>
        <w:numId w:val="1"/>
      </w:numPr>
      <w:spacing w:before="240" w:after="60"/>
      <w:outlineLvl w:val="8"/>
    </w:pPr>
    <w:rPr>
      <w:rFonts w:ascii="Arial" w:eastAsia="Arial" w:hAnsi="Arial" w:cs="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6">
    <w:name w:val="WW_OutlineListStyle_6"/>
    <w:basedOn w:val="Aucuneliste"/>
    <w:pPr>
      <w:numPr>
        <w:numId w:val="1"/>
      </w:numPr>
    </w:pPr>
  </w:style>
  <w:style w:type="paragraph" w:customStyle="1" w:styleId="Standard">
    <w:name w:val="Standard"/>
    <w:pPr>
      <w:widowControl/>
      <w:suppressAutoHyphens/>
      <w:spacing w:line="360" w:lineRule="auto"/>
      <w:jc w:val="both"/>
    </w:pPr>
    <w:rPr>
      <w:sz w:val="24"/>
      <w:lang w:val="fr-CA"/>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tabs>
        <w:tab w:val="right" w:pos="8640"/>
      </w:tabs>
      <w:spacing w:after="280"/>
    </w:pPr>
    <w:rPr>
      <w:rFonts w:ascii="Garamond" w:eastAsia="Garamond" w:hAnsi="Garamond" w:cs="Garamond"/>
      <w:spacing w:val="-2"/>
      <w:szCs w:val="24"/>
      <w:lang w:val="en-US" w:eastAsia="en-US"/>
    </w:rPr>
  </w:style>
  <w:style w:type="paragraph" w:styleId="Liste">
    <w:name w:val="List"/>
    <w:basedOn w:val="Textbody"/>
    <w:rPr>
      <w:rFonts w:cs="Lucida Sans"/>
    </w:rPr>
  </w:style>
  <w:style w:type="paragraph" w:styleId="Lgende">
    <w:name w:val="caption"/>
    <w:basedOn w:val="Standard"/>
    <w:next w:val="Standard"/>
    <w:pPr>
      <w:spacing w:before="120" w:after="120"/>
    </w:pPr>
  </w:style>
  <w:style w:type="paragraph" w:customStyle="1" w:styleId="Index">
    <w:name w:val="Index"/>
    <w:basedOn w:val="Standard"/>
    <w:pPr>
      <w:suppressLineNumbers/>
    </w:pPr>
    <w:rPr>
      <w:rFonts w:cs="Lucida Sans"/>
    </w:rPr>
  </w:style>
  <w:style w:type="paragraph" w:customStyle="1" w:styleId="Text">
    <w:name w:val="Text"/>
    <w:basedOn w:val="Standard"/>
    <w:pPr>
      <w:spacing w:after="240"/>
      <w:ind w:firstLine="709"/>
    </w:pPr>
  </w:style>
  <w:style w:type="paragraph" w:customStyle="1" w:styleId="1Sous-titre">
    <w:name w:val="1|Sous-titre"/>
    <w:basedOn w:val="Standard"/>
    <w:pPr>
      <w:jc w:val="center"/>
    </w:pPr>
    <w:rPr>
      <w:b/>
      <w:sz w:val="32"/>
    </w:rPr>
  </w:style>
  <w:style w:type="paragraph" w:customStyle="1" w:styleId="1Auteur">
    <w:name w:val="1|Auteur"/>
    <w:basedOn w:val="Standard"/>
    <w:next w:val="Standard"/>
    <w:pPr>
      <w:jc w:val="center"/>
    </w:pPr>
  </w:style>
  <w:style w:type="paragraph" w:customStyle="1" w:styleId="1Copyright">
    <w:name w:val="1|Copyright"/>
    <w:basedOn w:val="Standard"/>
    <w:next w:val="Standard"/>
    <w:pPr>
      <w:jc w:val="center"/>
    </w:pPr>
  </w:style>
  <w:style w:type="paragraph" w:customStyle="1" w:styleId="1Dedicace">
    <w:name w:val="1|Dedicace"/>
    <w:basedOn w:val="Standard"/>
    <w:pPr>
      <w:spacing w:before="3000"/>
      <w:ind w:left="4423"/>
      <w:jc w:val="right"/>
    </w:pPr>
    <w:rPr>
      <w:i/>
    </w:rPr>
  </w:style>
  <w:style w:type="paragraph" w:customStyle="1" w:styleId="1Depot">
    <w:name w:val="1|Depot"/>
    <w:basedOn w:val="Standard"/>
    <w:pPr>
      <w:jc w:val="center"/>
    </w:pPr>
  </w:style>
  <w:style w:type="paragraph" w:customStyle="1" w:styleId="1Dept">
    <w:name w:val="1|Dept"/>
    <w:basedOn w:val="Standard"/>
    <w:next w:val="Standard"/>
    <w:pPr>
      <w:jc w:val="center"/>
    </w:pPr>
  </w:style>
  <w:style w:type="paragraph" w:customStyle="1" w:styleId="EpigrapheCorps">
    <w:name w:val="EpigrapheCorps"/>
    <w:basedOn w:val="Standard"/>
    <w:next w:val="EpigrapheSourceCorps"/>
    <w:pPr>
      <w:spacing w:before="480" w:line="240" w:lineRule="auto"/>
      <w:ind w:left="4423"/>
      <w:jc w:val="right"/>
    </w:pPr>
    <w:rPr>
      <w:i/>
      <w:sz w:val="20"/>
    </w:rPr>
  </w:style>
  <w:style w:type="paragraph" w:customStyle="1" w:styleId="EpigrapheSourceCorps">
    <w:name w:val="EpigrapheSourceCorps"/>
    <w:basedOn w:val="Standard"/>
    <w:next w:val="Para"/>
    <w:pPr>
      <w:spacing w:after="480" w:line="240" w:lineRule="auto"/>
      <w:jc w:val="right"/>
    </w:pPr>
    <w:rPr>
      <w:sz w:val="18"/>
    </w:rPr>
  </w:style>
  <w:style w:type="paragraph" w:customStyle="1" w:styleId="1Faculte">
    <w:name w:val="1|Faculte"/>
    <w:basedOn w:val="Standard"/>
    <w:next w:val="Standard"/>
    <w:pPr>
      <w:jc w:val="center"/>
    </w:pPr>
  </w:style>
  <w:style w:type="paragraph" w:customStyle="1" w:styleId="1Grade">
    <w:name w:val="1|Grade"/>
    <w:basedOn w:val="Standard"/>
    <w:next w:val="Standard"/>
    <w:pPr>
      <w:jc w:val="center"/>
    </w:pPr>
  </w:style>
  <w:style w:type="paragraph" w:customStyle="1" w:styleId="1Jury">
    <w:name w:val="1|Jury"/>
    <w:basedOn w:val="Standard"/>
    <w:pPr>
      <w:jc w:val="center"/>
    </w:pPr>
  </w:style>
  <w:style w:type="paragraph" w:customStyle="1" w:styleId="1TitreThese">
    <w:name w:val="1|TitreThese"/>
    <w:basedOn w:val="Standard"/>
    <w:next w:val="Standard"/>
    <w:pPr>
      <w:jc w:val="center"/>
    </w:pPr>
    <w:rPr>
      <w:b/>
      <w:sz w:val="36"/>
    </w:rPr>
  </w:style>
  <w:style w:type="paragraph" w:customStyle="1" w:styleId="1Universite">
    <w:name w:val="1|Universite"/>
    <w:basedOn w:val="Standard"/>
    <w:next w:val="Standard"/>
    <w:pPr>
      <w:jc w:val="center"/>
    </w:pPr>
  </w:style>
  <w:style w:type="paragraph" w:customStyle="1" w:styleId="3Anntitre1">
    <w:name w:val="3|Ann_titre1"/>
    <w:basedOn w:val="Standard"/>
    <w:next w:val="Para"/>
    <w:pPr>
      <w:spacing w:before="240" w:after="60"/>
    </w:pPr>
    <w:rPr>
      <w:b/>
      <w:sz w:val="36"/>
    </w:rPr>
  </w:style>
  <w:style w:type="paragraph" w:customStyle="1" w:styleId="3Bibliitem">
    <w:name w:val="3|Bibli_item"/>
    <w:basedOn w:val="Standard"/>
    <w:pPr>
      <w:ind w:left="709" w:hanging="709"/>
    </w:pPr>
  </w:style>
  <w:style w:type="paragraph" w:customStyle="1" w:styleId="3Biblitit1">
    <w:name w:val="3|Bibli_tit1"/>
    <w:basedOn w:val="Standard"/>
    <w:next w:val="3Bibliitem"/>
    <w:pPr>
      <w:spacing w:before="240" w:after="60"/>
    </w:pPr>
    <w:rPr>
      <w:b/>
      <w:sz w:val="36"/>
    </w:rPr>
  </w:style>
  <w:style w:type="paragraph" w:customStyle="1" w:styleId="3Biblitit2">
    <w:name w:val="3|Bibli_tit2"/>
    <w:basedOn w:val="Standard"/>
    <w:next w:val="3Bibliitem"/>
    <w:rPr>
      <w:b/>
      <w:sz w:val="32"/>
    </w:rPr>
  </w:style>
  <w:style w:type="paragraph" w:customStyle="1" w:styleId="3Biblitit3">
    <w:name w:val="3|Bibli_tit3"/>
    <w:basedOn w:val="Standard"/>
    <w:next w:val="3Bibliitem"/>
    <w:rPr>
      <w:b/>
      <w:sz w:val="28"/>
    </w:rPr>
  </w:style>
  <w:style w:type="paragraph" w:customStyle="1" w:styleId="3Biblitit4">
    <w:name w:val="3|Bibli_tit4"/>
    <w:basedOn w:val="Standard"/>
    <w:next w:val="3Bibliitem"/>
    <w:rPr>
      <w:b/>
    </w:rPr>
  </w:style>
  <w:style w:type="paragraph" w:customStyle="1" w:styleId="CitatioBloc1">
    <w:name w:val="CitatioBloc1"/>
    <w:basedOn w:val="Standard"/>
    <w:next w:val="Para"/>
    <w:pPr>
      <w:spacing w:before="120" w:after="240" w:line="240" w:lineRule="auto"/>
      <w:ind w:left="1418"/>
    </w:pPr>
  </w:style>
  <w:style w:type="paragraph" w:customStyle="1" w:styleId="CitatioBloc2">
    <w:name w:val="CitatioBloc2"/>
    <w:basedOn w:val="Text"/>
    <w:next w:val="Para"/>
    <w:pPr>
      <w:spacing w:before="240" w:line="240" w:lineRule="auto"/>
      <w:ind w:firstLine="0"/>
      <w:jc w:val="left"/>
    </w:pPr>
  </w:style>
  <w:style w:type="paragraph" w:customStyle="1" w:styleId="Equation">
    <w:name w:val="Equation"/>
    <w:basedOn w:val="Standard"/>
  </w:style>
  <w:style w:type="paragraph" w:customStyle="1" w:styleId="Source">
    <w:name w:val="Source"/>
    <w:basedOn w:val="Standard"/>
    <w:next w:val="Para"/>
  </w:style>
  <w:style w:type="paragraph" w:customStyle="1" w:styleId="1TitreFront">
    <w:name w:val="1|TitreFront"/>
    <w:basedOn w:val="Standard"/>
    <w:next w:val="Para"/>
    <w:rPr>
      <w:b/>
      <w:sz w:val="36"/>
    </w:rPr>
  </w:style>
  <w:style w:type="paragraph" w:customStyle="1" w:styleId="Contents1">
    <w:name w:val="Contents 1"/>
    <w:basedOn w:val="Standard"/>
    <w:next w:val="Standard"/>
    <w:autoRedefine/>
  </w:style>
  <w:style w:type="paragraph" w:customStyle="1" w:styleId="Contents2">
    <w:name w:val="Contents 2"/>
    <w:basedOn w:val="Standard"/>
    <w:next w:val="Standard"/>
    <w:autoRedefine/>
    <w:pPr>
      <w:ind w:left="240"/>
    </w:pPr>
  </w:style>
  <w:style w:type="paragraph" w:customStyle="1" w:styleId="Contents3">
    <w:name w:val="Contents 3"/>
    <w:basedOn w:val="Standard"/>
    <w:next w:val="Standard"/>
    <w:autoRedefine/>
    <w:pPr>
      <w:ind w:left="480"/>
    </w:pPr>
  </w:style>
  <w:style w:type="paragraph" w:customStyle="1" w:styleId="Contents4">
    <w:name w:val="Contents 4"/>
    <w:basedOn w:val="Standard"/>
    <w:next w:val="Standard"/>
    <w:autoRedefine/>
    <w:pPr>
      <w:ind w:left="720"/>
    </w:pPr>
  </w:style>
  <w:style w:type="paragraph" w:customStyle="1" w:styleId="Contents5">
    <w:name w:val="Contents 5"/>
    <w:basedOn w:val="Standard"/>
    <w:next w:val="Standard"/>
    <w:autoRedefine/>
    <w:pPr>
      <w:ind w:left="960"/>
    </w:pPr>
  </w:style>
  <w:style w:type="paragraph" w:customStyle="1" w:styleId="Contents6">
    <w:name w:val="Contents 6"/>
    <w:basedOn w:val="Standard"/>
    <w:next w:val="Standard"/>
    <w:autoRedefine/>
    <w:pPr>
      <w:ind w:left="1200"/>
    </w:pPr>
  </w:style>
  <w:style w:type="paragraph" w:customStyle="1" w:styleId="Contents7">
    <w:name w:val="Contents 7"/>
    <w:basedOn w:val="Standard"/>
    <w:next w:val="Standard"/>
    <w:autoRedefine/>
    <w:pPr>
      <w:ind w:left="1440"/>
    </w:pPr>
  </w:style>
  <w:style w:type="paragraph" w:customStyle="1" w:styleId="Contents8">
    <w:name w:val="Contents 8"/>
    <w:basedOn w:val="Standard"/>
    <w:next w:val="Standard"/>
    <w:autoRedefine/>
    <w:pPr>
      <w:ind w:left="1680"/>
    </w:pPr>
  </w:style>
  <w:style w:type="paragraph" w:customStyle="1" w:styleId="Contents9">
    <w:name w:val="Contents 9"/>
    <w:basedOn w:val="Standard"/>
    <w:next w:val="Standard"/>
    <w:autoRedefine/>
    <w:pPr>
      <w:ind w:left="1920"/>
    </w:pPr>
  </w:style>
  <w:style w:type="paragraph" w:styleId="Tabledesillustrations">
    <w:name w:val="table of figures"/>
    <w:basedOn w:val="Standard"/>
    <w:next w:val="Standard"/>
    <w:uiPriority w:val="99"/>
    <w:pPr>
      <w:ind w:left="480" w:hanging="480"/>
    </w:pPr>
  </w:style>
  <w:style w:type="paragraph" w:customStyle="1" w:styleId="Intro">
    <w:name w:val="Intro"/>
    <w:basedOn w:val="Standard"/>
    <w:next w:val="Para"/>
    <w:pPr>
      <w:spacing w:before="240" w:after="60"/>
    </w:pPr>
    <w:rPr>
      <w:b/>
      <w:sz w:val="36"/>
    </w:rPr>
  </w:style>
  <w:style w:type="paragraph" w:customStyle="1" w:styleId="Conclu">
    <w:name w:val="Conclu"/>
    <w:basedOn w:val="Standard"/>
    <w:next w:val="Para"/>
    <w:pPr>
      <w:spacing w:before="240" w:after="60"/>
    </w:pPr>
    <w:rPr>
      <w:b/>
      <w:sz w:val="36"/>
    </w:rPr>
  </w:style>
  <w:style w:type="paragraph" w:customStyle="1" w:styleId="ListeTitre">
    <w:name w:val="ListeTitre"/>
    <w:basedOn w:val="Standard"/>
    <w:next w:val="Standard"/>
  </w:style>
  <w:style w:type="paragraph" w:customStyle="1" w:styleId="Strophe">
    <w:name w:val="Strophe"/>
    <w:basedOn w:val="Text"/>
    <w:pPr>
      <w:spacing w:after="320" w:line="240" w:lineRule="auto"/>
      <w:ind w:left="851" w:firstLine="0"/>
      <w:jc w:val="left"/>
    </w:pPr>
  </w:style>
  <w:style w:type="paragraph" w:customStyle="1" w:styleId="Entree">
    <w:name w:val="Entree"/>
    <w:basedOn w:val="Standard"/>
    <w:pPr>
      <w:tabs>
        <w:tab w:val="left" w:pos="2552"/>
      </w:tabs>
      <w:spacing w:after="120" w:line="240" w:lineRule="auto"/>
      <w:ind w:left="1276" w:hanging="1276"/>
    </w:pPr>
  </w:style>
  <w:style w:type="paragraph" w:customStyle="1" w:styleId="3Anntitre2">
    <w:name w:val="3|Ann_titre2"/>
    <w:basedOn w:val="Standard"/>
    <w:next w:val="Para"/>
    <w:pPr>
      <w:spacing w:before="240" w:after="60"/>
    </w:pPr>
    <w:rPr>
      <w:b/>
      <w:sz w:val="32"/>
    </w:rPr>
  </w:style>
  <w:style w:type="paragraph" w:customStyle="1" w:styleId="3Anntitre3">
    <w:name w:val="3|Ann_titre3"/>
    <w:basedOn w:val="Standard"/>
    <w:next w:val="Para"/>
    <w:pPr>
      <w:spacing w:before="240" w:after="60"/>
    </w:pPr>
    <w:rPr>
      <w:b/>
      <w:sz w:val="28"/>
    </w:rPr>
  </w:style>
  <w:style w:type="paragraph" w:customStyle="1" w:styleId="Figure">
    <w:name w:val="Figure"/>
    <w:basedOn w:val="Standard"/>
    <w:next w:val="Para"/>
  </w:style>
  <w:style w:type="paragraph" w:customStyle="1" w:styleId="1TableListe">
    <w:name w:val="1|TableListe"/>
    <w:basedOn w:val="Standard"/>
    <w:next w:val="Standard"/>
    <w:rPr>
      <w:b/>
      <w:sz w:val="36"/>
    </w:rPr>
  </w:style>
  <w:style w:type="paragraph" w:customStyle="1" w:styleId="Jalon">
    <w:name w:val="Jalon"/>
    <w:basedOn w:val="Text"/>
  </w:style>
  <w:style w:type="paragraph" w:customStyle="1" w:styleId="closer">
    <w:name w:val="closer"/>
    <w:basedOn w:val="Standard"/>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customStyle="1" w:styleId="HeaderandFooter">
    <w:name w:val="Header and Footer"/>
    <w:basedOn w:val="Standard"/>
  </w:style>
  <w:style w:type="paragraph" w:styleId="En-tte">
    <w:name w:val="header"/>
    <w:basedOn w:val="Standard"/>
    <w:pPr>
      <w:tabs>
        <w:tab w:val="center" w:pos="4320"/>
        <w:tab w:val="right" w:pos="8640"/>
      </w:tabs>
    </w:pPr>
  </w:style>
  <w:style w:type="paragraph" w:styleId="Pieddepage">
    <w:name w:val="footer"/>
    <w:basedOn w:val="Standard"/>
    <w:pPr>
      <w:tabs>
        <w:tab w:val="center" w:pos="4320"/>
        <w:tab w:val="right" w:pos="8640"/>
      </w:tabs>
    </w:pPr>
  </w:style>
  <w:style w:type="paragraph" w:customStyle="1" w:styleId="ListeSimple">
    <w:name w:val="ListeSimple"/>
    <w:basedOn w:val="Standard"/>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Standard"/>
    <w:next w:val="Standard"/>
    <w:pPr>
      <w:jc w:val="right"/>
    </w:pPr>
  </w:style>
  <w:style w:type="paragraph" w:customStyle="1" w:styleId="ListePuce">
    <w:name w:val="ListePuce"/>
    <w:basedOn w:val="Standard"/>
    <w:pPr>
      <w:numPr>
        <w:numId w:val="10"/>
      </w:numPr>
      <w:spacing w:line="240" w:lineRule="auto"/>
    </w:pPr>
  </w:style>
  <w:style w:type="paragraph" w:customStyle="1" w:styleId="ListeNum">
    <w:name w:val="ListeNum"/>
    <w:basedOn w:val="Standard"/>
    <w:pPr>
      <w:numPr>
        <w:numId w:val="11"/>
      </w:numPr>
    </w:pPr>
  </w:style>
  <w:style w:type="paragraph" w:customStyle="1" w:styleId="ListeSimpleB">
    <w:name w:val="ListeSimpleB"/>
    <w:basedOn w:val="Standard"/>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Standard"/>
    <w:next w:val="Standard"/>
    <w:pPr>
      <w:jc w:val="left"/>
    </w:pPr>
  </w:style>
  <w:style w:type="paragraph" w:customStyle="1" w:styleId="1Resume">
    <w:name w:val="1|Resume"/>
    <w:basedOn w:val="Standard"/>
    <w:next w:val="Para"/>
    <w:rPr>
      <w:b/>
      <w:sz w:val="36"/>
    </w:rPr>
  </w:style>
  <w:style w:type="paragraph" w:customStyle="1" w:styleId="Para">
    <w:name w:val="Para"/>
    <w:basedOn w:val="Text"/>
    <w:pPr>
      <w:spacing w:before="120" w:after="120"/>
    </w:pPr>
  </w:style>
  <w:style w:type="paragraph" w:customStyle="1" w:styleId="Parasuite">
    <w:name w:val="Para_suite"/>
    <w:basedOn w:val="Para"/>
    <w:next w:val="Para"/>
    <w:pPr>
      <w:ind w:firstLine="0"/>
    </w:pPr>
  </w:style>
  <w:style w:type="paragraph" w:customStyle="1" w:styleId="1texteJury">
    <w:name w:val="1|texteJury"/>
    <w:basedOn w:val="Standard"/>
    <w:pPr>
      <w:jc w:val="center"/>
    </w:pPr>
  </w:style>
  <w:style w:type="paragraph" w:styleId="Textedebulles">
    <w:name w:val="Balloon Text"/>
    <w:basedOn w:val="Standard"/>
    <w:pPr>
      <w:spacing w:line="240" w:lineRule="auto"/>
    </w:pPr>
    <w:rPr>
      <w:rFonts w:ascii="Tahoma" w:eastAsia="Tahoma" w:hAnsi="Tahoma" w:cs="Tahoma"/>
      <w:sz w:val="16"/>
      <w:szCs w:val="16"/>
    </w:rPr>
  </w:style>
  <w:style w:type="paragraph" w:customStyle="1" w:styleId="GlossaryDefinition">
    <w:name w:val="Glossary Definition"/>
    <w:basedOn w:val="Textbody"/>
    <w:pPr>
      <w:spacing w:line="240" w:lineRule="auto"/>
    </w:pPr>
    <w:rPr>
      <w:lang w:bidi="en-US"/>
    </w:rPr>
  </w:style>
  <w:style w:type="paragraph" w:customStyle="1" w:styleId="Works">
    <w:name w:val="Works"/>
    <w:basedOn w:val="Standard"/>
    <w:pPr>
      <w:spacing w:line="480" w:lineRule="auto"/>
      <w:ind w:left="720" w:hanging="720"/>
      <w:jc w:val="left"/>
    </w:pPr>
    <w:rPr>
      <w:rFonts w:ascii="Tahoma" w:eastAsia="Tahoma" w:hAnsi="Tahoma" w:cs="Tahoma"/>
      <w:color w:val="000000"/>
      <w:sz w:val="22"/>
      <w:szCs w:val="24"/>
      <w:lang w:val="en-US" w:eastAsia="en-US" w:bidi="en-US"/>
    </w:rPr>
  </w:style>
  <w:style w:type="paragraph" w:customStyle="1" w:styleId="Footnote">
    <w:name w:val="Footnote"/>
    <w:basedOn w:val="Standard"/>
    <w:pPr>
      <w:spacing w:line="240" w:lineRule="auto"/>
    </w:pPr>
    <w:rPr>
      <w:sz w:val="20"/>
    </w:rPr>
  </w:style>
  <w:style w:type="paragraph" w:styleId="Paragraphedeliste">
    <w:name w:val="List Paragraph"/>
    <w:basedOn w:val="Standard"/>
    <w:pPr>
      <w:ind w:left="720"/>
    </w:pPr>
  </w:style>
  <w:style w:type="paragraph" w:styleId="Titre">
    <w:name w:val="Title"/>
    <w:basedOn w:val="Standard"/>
    <w:next w:val="Standard"/>
    <w:pPr>
      <w:pBdr>
        <w:bottom w:val="single" w:sz="8" w:space="4" w:color="4F81BD"/>
      </w:pBdr>
      <w:spacing w:after="300" w:line="240" w:lineRule="auto"/>
    </w:pPr>
    <w:rPr>
      <w:rFonts w:ascii="Cambria" w:eastAsia="MS Gothic" w:hAnsi="Cambria" w:cs="F"/>
      <w:color w:val="17365D"/>
      <w:spacing w:val="5"/>
      <w:kern w:val="3"/>
      <w:sz w:val="36"/>
      <w:szCs w:val="52"/>
    </w:rPr>
  </w:style>
  <w:style w:type="paragraph" w:styleId="Sous-titre">
    <w:name w:val="Subtitle"/>
    <w:basedOn w:val="Standard"/>
    <w:next w:val="Standard"/>
    <w:rPr>
      <w:rFonts w:ascii="Cambria" w:eastAsia="MS Gothic" w:hAnsi="Cambria" w:cs="F"/>
      <w:spacing w:val="15"/>
      <w:sz w:val="36"/>
      <w:szCs w:val="36"/>
    </w:rPr>
  </w:style>
  <w:style w:type="paragraph" w:customStyle="1" w:styleId="Framecontents">
    <w:name w:val="Frame contents"/>
    <w:basedOn w:val="Standard"/>
  </w:style>
  <w:style w:type="character" w:customStyle="1" w:styleId="FooterChar">
    <w:name w:val="Footer Char"/>
    <w:rPr>
      <w:sz w:val="24"/>
      <w:lang w:eastAsia="fr-FR"/>
    </w:rPr>
  </w:style>
  <w:style w:type="character" w:customStyle="1" w:styleId="Citation1">
    <w:name w:val="Citation1"/>
    <w:basedOn w:val="Policepardfaut"/>
  </w:style>
  <w:style w:type="character" w:customStyle="1" w:styleId="LangueEtrang">
    <w:name w:val="LangueEtrang"/>
    <w:rPr>
      <w:i/>
    </w:rPr>
  </w:style>
  <w:style w:type="character" w:customStyle="1" w:styleId="Definition">
    <w:name w:val="Definition"/>
    <w:basedOn w:val="Policepardfaut"/>
  </w:style>
  <w:style w:type="character" w:styleId="Numrodepage">
    <w:name w:val="page number"/>
    <w:basedOn w:val="Policepardfaut"/>
  </w:style>
  <w:style w:type="character" w:customStyle="1" w:styleId="HeaderChar">
    <w:name w:val="Header Char"/>
    <w:rPr>
      <w:sz w:val="24"/>
      <w:lang w:eastAsia="fr-FR"/>
    </w:rPr>
  </w:style>
  <w:style w:type="character" w:customStyle="1" w:styleId="BalloonTextChar">
    <w:name w:val="Balloon Text Char"/>
    <w:rPr>
      <w:rFonts w:ascii="Tahoma" w:eastAsia="Tahoma" w:hAnsi="Tahoma" w:cs="Tahoma"/>
      <w:sz w:val="16"/>
      <w:szCs w:val="16"/>
      <w:lang w:eastAsia="fr-FR"/>
    </w:rPr>
  </w:style>
  <w:style w:type="character" w:customStyle="1" w:styleId="BodyTextChar">
    <w:name w:val="Body Text Char"/>
    <w:rPr>
      <w:rFonts w:ascii="Garamond" w:eastAsia="Garamond" w:hAnsi="Garamond" w:cs="Garamond"/>
      <w:spacing w:val="-2"/>
      <w:sz w:val="24"/>
      <w:szCs w:val="24"/>
      <w:lang w:val="en-US" w:eastAsia="en-US"/>
    </w:rPr>
  </w:style>
  <w:style w:type="character" w:customStyle="1" w:styleId="GlossaryEntry">
    <w:name w:val="Glossary Entry"/>
    <w:rPr>
      <w:b/>
      <w:bCs w:val="0"/>
      <w:lang w:val="en-US" w:eastAsia="en-US" w:bidi="en-US"/>
    </w:rPr>
  </w:style>
  <w:style w:type="character" w:customStyle="1" w:styleId="WorksChar">
    <w:name w:val="Works Char"/>
    <w:rPr>
      <w:rFonts w:ascii="Tahoma" w:eastAsia="Tahoma" w:hAnsi="Tahoma" w:cs="Tahoma"/>
      <w:color w:val="000000"/>
      <w:sz w:val="22"/>
      <w:szCs w:val="24"/>
      <w:lang w:val="en-US" w:eastAsia="en-US" w:bidi="en-US"/>
    </w:rPr>
  </w:style>
  <w:style w:type="character" w:customStyle="1" w:styleId="Internetlink">
    <w:name w:val="Internet link"/>
    <w:basedOn w:val="Policepardfaut"/>
    <w:rPr>
      <w:color w:val="0000FF"/>
      <w:u w:val="single"/>
    </w:rPr>
  </w:style>
  <w:style w:type="character" w:customStyle="1" w:styleId="FootnoteTextChar">
    <w:name w:val="Footnote Text Char"/>
    <w:basedOn w:val="Policepardfaut"/>
    <w:rPr>
      <w:lang w:val="fr-CA"/>
    </w:rPr>
  </w:style>
  <w:style w:type="character" w:customStyle="1" w:styleId="Footnoteanchor">
    <w:name w:val="Footnote anchor"/>
    <w:rPr>
      <w:position w:val="0"/>
      <w:vertAlign w:val="superscript"/>
    </w:rPr>
  </w:style>
  <w:style w:type="character" w:customStyle="1" w:styleId="FootnoteCharacters">
    <w:name w:val="Footnote Characters"/>
    <w:basedOn w:val="Policepardfaut"/>
    <w:rPr>
      <w:position w:val="0"/>
      <w:vertAlign w:val="superscript"/>
    </w:rPr>
  </w:style>
  <w:style w:type="character" w:customStyle="1" w:styleId="TitleChar">
    <w:name w:val="Title Char"/>
    <w:basedOn w:val="Policepardfaut"/>
    <w:rPr>
      <w:rFonts w:ascii="Cambria" w:eastAsia="MS Gothic" w:hAnsi="Cambria" w:cs="F"/>
      <w:color w:val="17365D"/>
      <w:spacing w:val="5"/>
      <w:kern w:val="3"/>
      <w:sz w:val="36"/>
      <w:szCs w:val="52"/>
      <w:lang w:val="fr-CA"/>
    </w:rPr>
  </w:style>
  <w:style w:type="character" w:customStyle="1" w:styleId="SubtitleChar">
    <w:name w:val="Subtitle Char"/>
    <w:basedOn w:val="Policepardfaut"/>
    <w:rPr>
      <w:rFonts w:ascii="Cambria" w:eastAsia="MS Gothic" w:hAnsi="Cambria" w:cs="F"/>
      <w:spacing w:val="15"/>
      <w:sz w:val="36"/>
      <w:szCs w:val="36"/>
      <w:lang w:val="fr-CA"/>
    </w:rPr>
  </w:style>
  <w:style w:type="character" w:customStyle="1" w:styleId="VisitedInternetLink">
    <w:name w:val="Visited Internet Link"/>
    <w:basedOn w:val="Policepardfaut"/>
    <w:rPr>
      <w:color w:val="800080"/>
      <w:u w:val="single"/>
    </w:rPr>
  </w:style>
  <w:style w:type="character" w:customStyle="1" w:styleId="ListLabel1">
    <w:name w:val="ListLabel 1"/>
    <w:rPr>
      <w:sz w:val="20"/>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IndexLink">
    <w:name w:val="Index Link"/>
  </w:style>
  <w:style w:type="character" w:customStyle="1" w:styleId="FootnoteSymbol">
    <w:name w:val="Footnote Symbol"/>
  </w:style>
  <w:style w:type="character" w:customStyle="1" w:styleId="BulletSymbols">
    <w:name w:val="Bullet Symbols"/>
    <w:rPr>
      <w:rFonts w:ascii="OpenSymbol" w:eastAsia="OpenSymbol" w:hAnsi="OpenSymbol" w:cs="OpenSymbol"/>
    </w:rPr>
  </w:style>
  <w:style w:type="character" w:styleId="Appelnotedebasdep">
    <w:name w:val="footnote reference"/>
    <w:basedOn w:val="Policepardfaut"/>
    <w:rPr>
      <w:position w:val="0"/>
      <w:vertAlign w:val="superscript"/>
    </w:rPr>
  </w:style>
  <w:style w:type="character" w:customStyle="1" w:styleId="hgkelc">
    <w:name w:val="hgkelc"/>
    <w:basedOn w:val="Policepardfaut"/>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954F72"/>
      <w:u w:val="single"/>
    </w:rPr>
  </w:style>
  <w:style w:type="paragraph" w:styleId="TM1">
    <w:name w:val="toc 1"/>
    <w:basedOn w:val="Normal"/>
    <w:next w:val="Normal"/>
    <w:autoRedefine/>
    <w:uiPriority w:val="39"/>
    <w:rsid w:val="00495522"/>
    <w:pPr>
      <w:tabs>
        <w:tab w:val="right" w:leader="dot" w:pos="9060"/>
      </w:tabs>
      <w:spacing w:after="100"/>
    </w:pPr>
  </w:style>
  <w:style w:type="paragraph" w:styleId="TM2">
    <w:name w:val="toc 2"/>
    <w:basedOn w:val="Normal"/>
    <w:next w:val="Normal"/>
    <w:autoRedefine/>
    <w:uiPriority w:val="39"/>
    <w:pPr>
      <w:spacing w:after="100"/>
      <w:ind w:left="200"/>
    </w:pPr>
  </w:style>
  <w:style w:type="paragraph" w:styleId="TM3">
    <w:name w:val="toc 3"/>
    <w:basedOn w:val="Normal"/>
    <w:next w:val="Normal"/>
    <w:autoRedefine/>
    <w:uiPriority w:val="39"/>
    <w:pPr>
      <w:spacing w:after="100"/>
      <w:ind w:left="400"/>
    </w:pPr>
  </w:style>
  <w:style w:type="paragraph" w:styleId="Notedebasdepage">
    <w:name w:val="footnote text"/>
    <w:basedOn w:val="Normal"/>
  </w:style>
  <w:style w:type="character" w:customStyle="1" w:styleId="NotedebasdepageCar">
    <w:name w:val="Note de bas de page Car"/>
    <w:basedOn w:val="Policepardfaut"/>
  </w:style>
  <w:style w:type="numbering" w:customStyle="1" w:styleId="WWOutlineListStyle5">
    <w:name w:val="WW_OutlineListStyle_5"/>
    <w:basedOn w:val="Aucuneliste"/>
    <w:pPr>
      <w:numPr>
        <w:numId w:val="2"/>
      </w:numPr>
    </w:pPr>
  </w:style>
  <w:style w:type="numbering" w:customStyle="1" w:styleId="WWOutlineListStyle4">
    <w:name w:val="WW_OutlineListStyle_4"/>
    <w:basedOn w:val="Aucuneliste"/>
    <w:pPr>
      <w:numPr>
        <w:numId w:val="3"/>
      </w:numPr>
    </w:pPr>
  </w:style>
  <w:style w:type="numbering" w:customStyle="1" w:styleId="WWOutlineListStyle3">
    <w:name w:val="WW_OutlineListStyle_3"/>
    <w:basedOn w:val="Aucuneliste"/>
    <w:pPr>
      <w:numPr>
        <w:numId w:val="4"/>
      </w:numPr>
    </w:pPr>
  </w:style>
  <w:style w:type="numbering" w:customStyle="1" w:styleId="WWOutlineListStyle2">
    <w:name w:val="WW_OutlineListStyle_2"/>
    <w:basedOn w:val="Aucuneliste"/>
    <w:pPr>
      <w:numPr>
        <w:numId w:val="5"/>
      </w:numPr>
    </w:pPr>
  </w:style>
  <w:style w:type="numbering" w:customStyle="1" w:styleId="WWOutlineListStyle1">
    <w:name w:val="WW_OutlineListStyle_1"/>
    <w:basedOn w:val="Aucuneliste"/>
    <w:pPr>
      <w:numPr>
        <w:numId w:val="6"/>
      </w:numPr>
    </w:pPr>
  </w:style>
  <w:style w:type="numbering" w:customStyle="1" w:styleId="WWOutlineListStyle">
    <w:name w:val="WW_OutlineListStyle"/>
    <w:basedOn w:val="Aucuneliste"/>
    <w:pPr>
      <w:numPr>
        <w:numId w:val="7"/>
      </w:numPr>
    </w:pPr>
  </w:style>
  <w:style w:type="numbering" w:customStyle="1" w:styleId="Outline">
    <w:name w:val="Outline"/>
    <w:basedOn w:val="Aucuneliste"/>
    <w:pPr>
      <w:numPr>
        <w:numId w:val="8"/>
      </w:numPr>
    </w:pPr>
  </w:style>
  <w:style w:type="numbering" w:customStyle="1" w:styleId="Aucuneliste1">
    <w:name w:val="Aucune liste1"/>
    <w:basedOn w:val="Aucuneliste"/>
    <w:pPr>
      <w:numPr>
        <w:numId w:val="9"/>
      </w:numPr>
    </w:pPr>
  </w:style>
  <w:style w:type="numbering" w:customStyle="1" w:styleId="WWNum1">
    <w:name w:val="WWNum1"/>
    <w:basedOn w:val="Aucuneliste"/>
    <w:pPr>
      <w:numPr>
        <w:numId w:val="10"/>
      </w:numPr>
    </w:pPr>
  </w:style>
  <w:style w:type="numbering" w:customStyle="1" w:styleId="WWNum2">
    <w:name w:val="WWNum2"/>
    <w:basedOn w:val="Aucuneliste"/>
    <w:pPr>
      <w:numPr>
        <w:numId w:val="11"/>
      </w:numPr>
    </w:pPr>
  </w:style>
  <w:style w:type="numbering" w:customStyle="1" w:styleId="WWNum3">
    <w:name w:val="WWNum3"/>
    <w:basedOn w:val="Aucuneliste"/>
    <w:pPr>
      <w:numPr>
        <w:numId w:val="12"/>
      </w:numPr>
    </w:pPr>
  </w:style>
  <w:style w:type="numbering" w:customStyle="1" w:styleId="WWNum4">
    <w:name w:val="WWNum4"/>
    <w:basedOn w:val="Aucuneliste"/>
    <w:pPr>
      <w:numPr>
        <w:numId w:val="13"/>
      </w:numPr>
    </w:pPr>
  </w:style>
  <w:style w:type="numbering" w:customStyle="1" w:styleId="WWNum5">
    <w:name w:val="WWNum5"/>
    <w:basedOn w:val="Aucuneliste"/>
    <w:pPr>
      <w:numPr>
        <w:numId w:val="14"/>
      </w:numPr>
    </w:pPr>
  </w:style>
  <w:style w:type="numbering" w:customStyle="1" w:styleId="WWNum6">
    <w:name w:val="WWNum6"/>
    <w:basedOn w:val="Aucuneliste"/>
    <w:pPr>
      <w:numPr>
        <w:numId w:val="15"/>
      </w:numPr>
    </w:pPr>
  </w:style>
  <w:style w:type="numbering" w:customStyle="1" w:styleId="WWNum7">
    <w:name w:val="WWNum7"/>
    <w:basedOn w:val="Aucuneliste"/>
    <w:pPr>
      <w:numPr>
        <w:numId w:val="16"/>
      </w:numPr>
    </w:pPr>
  </w:style>
  <w:style w:type="numbering" w:customStyle="1" w:styleId="WWNum8">
    <w:name w:val="WWNum8"/>
    <w:basedOn w:val="Aucuneliste"/>
    <w:pPr>
      <w:numPr>
        <w:numId w:val="17"/>
      </w:numPr>
    </w:pPr>
  </w:style>
  <w:style w:type="numbering" w:customStyle="1" w:styleId="WWNum9">
    <w:name w:val="WWNum9"/>
    <w:basedOn w:val="Aucuneliste"/>
    <w:pPr>
      <w:numPr>
        <w:numId w:val="18"/>
      </w:numPr>
    </w:pPr>
  </w:style>
  <w:style w:type="numbering" w:customStyle="1" w:styleId="WWNum10">
    <w:name w:val="WWNum10"/>
    <w:basedOn w:val="Aucuneliste"/>
    <w:pPr>
      <w:numPr>
        <w:numId w:val="19"/>
      </w:numPr>
    </w:pPr>
  </w:style>
  <w:style w:type="numbering" w:customStyle="1" w:styleId="WWNum11">
    <w:name w:val="WWNum11"/>
    <w:basedOn w:val="Aucuneliste"/>
    <w:pPr>
      <w:numPr>
        <w:numId w:val="20"/>
      </w:numPr>
    </w:pPr>
  </w:style>
  <w:style w:type="numbering" w:customStyle="1" w:styleId="WWNum12">
    <w:name w:val="WWNum12"/>
    <w:basedOn w:val="Aucuneliste"/>
    <w:pPr>
      <w:numPr>
        <w:numId w:val="21"/>
      </w:numPr>
    </w:pPr>
  </w:style>
  <w:style w:type="numbering" w:customStyle="1" w:styleId="WWNum13">
    <w:name w:val="WWNum13"/>
    <w:basedOn w:val="Aucuneliste"/>
    <w:pPr>
      <w:numPr>
        <w:numId w:val="22"/>
      </w:numPr>
    </w:pPr>
  </w:style>
  <w:style w:type="numbering" w:customStyle="1" w:styleId="WWNum14">
    <w:name w:val="WWNum14"/>
    <w:basedOn w:val="Aucuneliste"/>
    <w:pPr>
      <w:numPr>
        <w:numId w:val="23"/>
      </w:numPr>
    </w:pPr>
  </w:style>
  <w:style w:type="numbering" w:customStyle="1" w:styleId="WWNum15">
    <w:name w:val="WWNum15"/>
    <w:basedOn w:val="Aucuneliste"/>
    <w:pPr>
      <w:numPr>
        <w:numId w:val="24"/>
      </w:numPr>
    </w:pPr>
  </w:style>
  <w:style w:type="numbering" w:customStyle="1" w:styleId="WWNum16">
    <w:name w:val="WWNum16"/>
    <w:basedOn w:val="Aucuneliste"/>
    <w:pPr>
      <w:numPr>
        <w:numId w:val="25"/>
      </w:numPr>
    </w:pPr>
  </w:style>
  <w:style w:type="character" w:styleId="Mentionnonrsolue">
    <w:name w:val="Unresolved Mention"/>
    <w:basedOn w:val="Policepardfaut"/>
    <w:uiPriority w:val="99"/>
    <w:semiHidden/>
    <w:unhideWhenUsed/>
    <w:rsid w:val="00D578A7"/>
    <w:rPr>
      <w:color w:val="605E5C"/>
      <w:shd w:val="clear" w:color="auto" w:fill="E1DFDD"/>
    </w:rPr>
  </w:style>
  <w:style w:type="paragraph" w:styleId="Rvision">
    <w:name w:val="Revision"/>
    <w:hidden/>
    <w:uiPriority w:val="99"/>
    <w:semiHidden/>
    <w:rsid w:val="005F15C4"/>
    <w:pPr>
      <w:widowControl/>
      <w:autoSpaceDN/>
      <w:textAlignment w:val="auto"/>
    </w:pPr>
  </w:style>
  <w:style w:type="paragraph" w:customStyle="1" w:styleId="text-black">
    <w:name w:val="text-black"/>
    <w:basedOn w:val="Normal"/>
    <w:rsid w:val="00D80F1B"/>
    <w:pPr>
      <w:widowControl/>
      <w:suppressAutoHyphens w:val="0"/>
      <w:autoSpaceDN/>
      <w:spacing w:before="100" w:beforeAutospacing="1" w:after="100" w:afterAutospacing="1"/>
      <w:textAlignment w:val="auto"/>
    </w:pPr>
    <w:rPr>
      <w:sz w:val="24"/>
      <w:szCs w:val="24"/>
    </w:rPr>
  </w:style>
  <w:style w:type="table" w:styleId="Grilledutableau">
    <w:name w:val="Table Grid"/>
    <w:basedOn w:val="TableauNormal"/>
    <w:uiPriority w:val="39"/>
    <w:rsid w:val="00391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9F4DEE"/>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color w:val="2E74B5" w:themeColor="accent1" w:themeShade="BF"/>
      <w:kern w:val="0"/>
      <w:sz w:val="32"/>
      <w:szCs w:val="32"/>
    </w:rPr>
  </w:style>
  <w:style w:type="character" w:styleId="Marquedecommentaire">
    <w:name w:val="annotation reference"/>
    <w:basedOn w:val="Policepardfaut"/>
    <w:uiPriority w:val="99"/>
    <w:semiHidden/>
    <w:unhideWhenUsed/>
    <w:rsid w:val="00980C1B"/>
    <w:rPr>
      <w:sz w:val="16"/>
      <w:szCs w:val="16"/>
    </w:rPr>
  </w:style>
  <w:style w:type="paragraph" w:styleId="Commentaire">
    <w:name w:val="annotation text"/>
    <w:basedOn w:val="Normal"/>
    <w:link w:val="CommentaireCar"/>
    <w:uiPriority w:val="99"/>
    <w:unhideWhenUsed/>
    <w:rsid w:val="00980C1B"/>
  </w:style>
  <w:style w:type="character" w:customStyle="1" w:styleId="CommentaireCar">
    <w:name w:val="Commentaire Car"/>
    <w:basedOn w:val="Policepardfaut"/>
    <w:link w:val="Commentaire"/>
    <w:uiPriority w:val="99"/>
    <w:rsid w:val="00980C1B"/>
  </w:style>
  <w:style w:type="paragraph" w:styleId="Objetducommentaire">
    <w:name w:val="annotation subject"/>
    <w:basedOn w:val="Commentaire"/>
    <w:next w:val="Commentaire"/>
    <w:link w:val="ObjetducommentaireCar"/>
    <w:uiPriority w:val="99"/>
    <w:semiHidden/>
    <w:unhideWhenUsed/>
    <w:rsid w:val="00980C1B"/>
    <w:rPr>
      <w:b/>
      <w:bCs/>
    </w:rPr>
  </w:style>
  <w:style w:type="character" w:customStyle="1" w:styleId="ObjetducommentaireCar">
    <w:name w:val="Objet du commentaire Car"/>
    <w:basedOn w:val="CommentaireCar"/>
    <w:link w:val="Objetducommentaire"/>
    <w:uiPriority w:val="99"/>
    <w:semiHidden/>
    <w:rsid w:val="00980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6697">
      <w:bodyDiv w:val="1"/>
      <w:marLeft w:val="0"/>
      <w:marRight w:val="0"/>
      <w:marTop w:val="0"/>
      <w:marBottom w:val="0"/>
      <w:divBdr>
        <w:top w:val="none" w:sz="0" w:space="0" w:color="auto"/>
        <w:left w:val="none" w:sz="0" w:space="0" w:color="auto"/>
        <w:bottom w:val="none" w:sz="0" w:space="0" w:color="auto"/>
        <w:right w:val="none" w:sz="0" w:space="0" w:color="auto"/>
      </w:divBdr>
    </w:div>
    <w:div w:id="1159033929">
      <w:bodyDiv w:val="1"/>
      <w:marLeft w:val="0"/>
      <w:marRight w:val="0"/>
      <w:marTop w:val="0"/>
      <w:marBottom w:val="0"/>
      <w:divBdr>
        <w:top w:val="none" w:sz="0" w:space="0" w:color="auto"/>
        <w:left w:val="none" w:sz="0" w:space="0" w:color="auto"/>
        <w:bottom w:val="none" w:sz="0" w:space="0" w:color="auto"/>
        <w:right w:val="none" w:sz="0" w:space="0" w:color="auto"/>
      </w:divBdr>
    </w:div>
    <w:div w:id="1579947302">
      <w:bodyDiv w:val="1"/>
      <w:marLeft w:val="0"/>
      <w:marRight w:val="0"/>
      <w:marTop w:val="0"/>
      <w:marBottom w:val="0"/>
      <w:divBdr>
        <w:top w:val="none" w:sz="0" w:space="0" w:color="auto"/>
        <w:left w:val="none" w:sz="0" w:space="0" w:color="auto"/>
        <w:bottom w:val="none" w:sz="0" w:space="0" w:color="auto"/>
        <w:right w:val="none" w:sz="0" w:space="0" w:color="auto"/>
      </w:divBdr>
      <w:divsChild>
        <w:div w:id="937881">
          <w:marLeft w:val="0"/>
          <w:marRight w:val="0"/>
          <w:marTop w:val="0"/>
          <w:marBottom w:val="0"/>
          <w:divBdr>
            <w:top w:val="none" w:sz="0" w:space="0" w:color="auto"/>
            <w:left w:val="none" w:sz="0" w:space="0" w:color="auto"/>
            <w:bottom w:val="none" w:sz="0" w:space="0" w:color="auto"/>
            <w:right w:val="none" w:sz="0" w:space="0" w:color="auto"/>
          </w:divBdr>
        </w:div>
        <w:div w:id="335807396">
          <w:marLeft w:val="0"/>
          <w:marRight w:val="0"/>
          <w:marTop w:val="0"/>
          <w:marBottom w:val="0"/>
          <w:divBdr>
            <w:top w:val="none" w:sz="0" w:space="0" w:color="auto"/>
            <w:left w:val="none" w:sz="0" w:space="0" w:color="auto"/>
            <w:bottom w:val="none" w:sz="0" w:space="0" w:color="auto"/>
            <w:right w:val="none" w:sz="0" w:space="0" w:color="auto"/>
          </w:divBdr>
        </w:div>
        <w:div w:id="550076111">
          <w:marLeft w:val="0"/>
          <w:marRight w:val="0"/>
          <w:marTop w:val="0"/>
          <w:marBottom w:val="0"/>
          <w:divBdr>
            <w:top w:val="none" w:sz="0" w:space="0" w:color="auto"/>
            <w:left w:val="none" w:sz="0" w:space="0" w:color="auto"/>
            <w:bottom w:val="none" w:sz="0" w:space="0" w:color="auto"/>
            <w:right w:val="none" w:sz="0" w:space="0" w:color="auto"/>
          </w:divBdr>
        </w:div>
        <w:div w:id="1211039753">
          <w:marLeft w:val="0"/>
          <w:marRight w:val="0"/>
          <w:marTop w:val="0"/>
          <w:marBottom w:val="0"/>
          <w:divBdr>
            <w:top w:val="none" w:sz="0" w:space="0" w:color="auto"/>
            <w:left w:val="none" w:sz="0" w:space="0" w:color="auto"/>
            <w:bottom w:val="none" w:sz="0" w:space="0" w:color="auto"/>
            <w:right w:val="none" w:sz="0" w:space="0" w:color="auto"/>
          </w:divBdr>
        </w:div>
        <w:div w:id="1308433677">
          <w:marLeft w:val="0"/>
          <w:marRight w:val="0"/>
          <w:marTop w:val="0"/>
          <w:marBottom w:val="0"/>
          <w:divBdr>
            <w:top w:val="none" w:sz="0" w:space="0" w:color="auto"/>
            <w:left w:val="none" w:sz="0" w:space="0" w:color="auto"/>
            <w:bottom w:val="none" w:sz="0" w:space="0" w:color="auto"/>
            <w:right w:val="none" w:sz="0" w:space="0" w:color="auto"/>
          </w:divBdr>
        </w:div>
        <w:div w:id="1768040029">
          <w:marLeft w:val="0"/>
          <w:marRight w:val="0"/>
          <w:marTop w:val="0"/>
          <w:marBottom w:val="0"/>
          <w:divBdr>
            <w:top w:val="none" w:sz="0" w:space="0" w:color="auto"/>
            <w:left w:val="none" w:sz="0" w:space="0" w:color="auto"/>
            <w:bottom w:val="none" w:sz="0" w:space="0" w:color="auto"/>
            <w:right w:val="none" w:sz="0" w:space="0" w:color="auto"/>
          </w:divBdr>
        </w:div>
      </w:divsChild>
    </w:div>
    <w:div w:id="2037005288">
      <w:bodyDiv w:val="1"/>
      <w:marLeft w:val="0"/>
      <w:marRight w:val="0"/>
      <w:marTop w:val="0"/>
      <w:marBottom w:val="0"/>
      <w:divBdr>
        <w:top w:val="none" w:sz="0" w:space="0" w:color="auto"/>
        <w:left w:val="none" w:sz="0" w:space="0" w:color="auto"/>
        <w:bottom w:val="none" w:sz="0" w:space="0" w:color="auto"/>
        <w:right w:val="none" w:sz="0" w:space="0" w:color="auto"/>
      </w:divBdr>
      <w:divsChild>
        <w:div w:id="1114877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fr.freepik.com/"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blog.back4app.com/fr/ionic-vs-react-nativ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fr.wikipedia.org/wiki/TypeScript"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fr.wikipedia.org/wiki/Reac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ws.amazon.com/fr/what-is/javascript/"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dba-oracle.com/t_oracle_execute_immediate.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5DD0B-A38C-42C9-A453-05AC6D5A2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41</Pages>
  <Words>5879</Words>
  <Characters>33514</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Université de Montréal - Thèse  numérique</vt:lpstr>
    </vt:vector>
  </TitlesOfParts>
  <Company>HP</Company>
  <LinksUpToDate>false</LinksUpToDate>
  <CharactersWithSpaces>39315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Valiah Karen</dc:creator>
  <cp:keywords/>
  <dc:description/>
  <cp:lastModifiedBy>Valiah Rakotozanany</cp:lastModifiedBy>
  <cp:revision>1</cp:revision>
  <cp:lastPrinted>2023-10-29T18:36:00Z</cp:lastPrinted>
  <dcterms:created xsi:type="dcterms:W3CDTF">2023-10-24T12:33:00Z</dcterms:created>
  <dcterms:modified xsi:type="dcterms:W3CDTF">2023-10-31T07:24:00Z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Université de Montréal</vt:lpwstr>
  </property>
  <property fmtid="{D5CDD505-2E9C-101B-9397-08002B2CF9AE}" pid="4" name="Manager">
    <vt:lpwstr>Centre d'édition numérique</vt:lpwstr>
  </property>
  <property fmtid="{D5CDD505-2E9C-101B-9397-08002B2CF9AE}" pid="5" name="Version">
    <vt:lpwstr>2.2</vt:lpwstr>
  </property>
</Properties>
</file>